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56AA" w:rsidRPr="009956AA" w:rsidRDefault="009956AA" w:rsidP="009956AA">
      <w:pPr>
        <w:spacing w:after="0" w:line="384" w:lineRule="atLeast"/>
        <w:textAlignment w:val="baseline"/>
        <w:rPr>
          <w:rFonts w:ascii="inherit" w:eastAsia="Times New Roman" w:hAnsi="inherit" w:cs="Times New Roman"/>
          <w:color w:val="272727"/>
          <w:sz w:val="27"/>
          <w:szCs w:val="27"/>
        </w:rPr>
      </w:pPr>
      <w:r w:rsidRPr="009956AA">
        <w:rPr>
          <w:rFonts w:ascii="inherit" w:eastAsia="Times New Roman" w:hAnsi="inherit" w:cs="Times New Roman"/>
          <w:color w:val="333333"/>
          <w:sz w:val="27"/>
          <w:szCs w:val="27"/>
          <w:bdr w:val="none" w:sz="0" w:space="0" w:color="auto" w:frame="1"/>
        </w:rPr>
        <w:t>1.</w:t>
      </w:r>
      <w:r w:rsidRPr="009956AA">
        <w:rPr>
          <w:rFonts w:ascii="inherit" w:eastAsia="Times New Roman" w:hAnsi="inherit" w:cs="Times New Roman"/>
          <w:color w:val="272727"/>
          <w:sz w:val="27"/>
          <w:szCs w:val="27"/>
        </w:rPr>
        <w:t xml:space="preserve"> After downloading the last version of </w:t>
      </w:r>
      <w:proofErr w:type="spellStart"/>
      <w:r w:rsidRPr="009956AA">
        <w:rPr>
          <w:rFonts w:ascii="inherit" w:eastAsia="Times New Roman" w:hAnsi="inherit" w:cs="Times New Roman"/>
          <w:color w:val="272727"/>
          <w:sz w:val="27"/>
          <w:szCs w:val="27"/>
        </w:rPr>
        <w:t>CentOS</w:t>
      </w:r>
      <w:proofErr w:type="spellEnd"/>
      <w:r w:rsidRPr="009956AA">
        <w:rPr>
          <w:rFonts w:ascii="inherit" w:eastAsia="Times New Roman" w:hAnsi="inherit" w:cs="Times New Roman"/>
          <w:color w:val="272727"/>
          <w:sz w:val="27"/>
          <w:szCs w:val="27"/>
        </w:rPr>
        <w:t xml:space="preserve"> using above links or using official </w:t>
      </w:r>
      <w:proofErr w:type="spellStart"/>
      <w:r w:rsidRPr="009956AA">
        <w:rPr>
          <w:rFonts w:ascii="inherit" w:eastAsia="Times New Roman" w:hAnsi="inherit" w:cs="Times New Roman"/>
          <w:color w:val="272727"/>
          <w:sz w:val="27"/>
          <w:szCs w:val="27"/>
        </w:rPr>
        <w:fldChar w:fldCharType="begin"/>
      </w:r>
      <w:r w:rsidRPr="009956AA">
        <w:rPr>
          <w:rFonts w:ascii="inherit" w:eastAsia="Times New Roman" w:hAnsi="inherit" w:cs="Times New Roman"/>
          <w:color w:val="272727"/>
          <w:sz w:val="27"/>
          <w:szCs w:val="27"/>
        </w:rPr>
        <w:instrText xml:space="preserve"> HYPERLINK "https://www.centos.org/download/" \t "_blank" </w:instrText>
      </w:r>
      <w:r w:rsidRPr="009956AA">
        <w:rPr>
          <w:rFonts w:ascii="inherit" w:eastAsia="Times New Roman" w:hAnsi="inherit" w:cs="Times New Roman"/>
          <w:color w:val="272727"/>
          <w:sz w:val="27"/>
          <w:szCs w:val="27"/>
        </w:rPr>
        <w:fldChar w:fldCharType="separate"/>
      </w:r>
      <w:r w:rsidRPr="009956AA">
        <w:rPr>
          <w:rFonts w:ascii="inherit" w:eastAsia="Times New Roman" w:hAnsi="inherit" w:cs="Times New Roman"/>
          <w:color w:val="BB0E30"/>
          <w:sz w:val="27"/>
          <w:szCs w:val="27"/>
          <w:u w:val="single"/>
          <w:bdr w:val="none" w:sz="0" w:space="0" w:color="auto" w:frame="1"/>
        </w:rPr>
        <w:t>CentOS</w:t>
      </w:r>
      <w:proofErr w:type="spellEnd"/>
      <w:r w:rsidRPr="009956AA">
        <w:rPr>
          <w:rFonts w:ascii="inherit" w:eastAsia="Times New Roman" w:hAnsi="inherit" w:cs="Times New Roman"/>
          <w:color w:val="BB0E30"/>
          <w:sz w:val="27"/>
          <w:szCs w:val="27"/>
          <w:u w:val="single"/>
          <w:bdr w:val="none" w:sz="0" w:space="0" w:color="auto" w:frame="1"/>
        </w:rPr>
        <w:t xml:space="preserve"> </w:t>
      </w:r>
      <w:proofErr w:type="spellStart"/>
      <w:r w:rsidRPr="009956AA">
        <w:rPr>
          <w:rFonts w:ascii="inherit" w:eastAsia="Times New Roman" w:hAnsi="inherit" w:cs="Times New Roman"/>
          <w:color w:val="BB0E30"/>
          <w:sz w:val="27"/>
          <w:szCs w:val="27"/>
          <w:u w:val="single"/>
          <w:bdr w:val="none" w:sz="0" w:space="0" w:color="auto" w:frame="1"/>
        </w:rPr>
        <w:t>download</w:t>
      </w:r>
      <w:r w:rsidRPr="009956AA">
        <w:rPr>
          <w:rFonts w:ascii="inherit" w:eastAsia="Times New Roman" w:hAnsi="inherit" w:cs="Times New Roman"/>
          <w:color w:val="272727"/>
          <w:sz w:val="27"/>
          <w:szCs w:val="27"/>
        </w:rPr>
        <w:fldChar w:fldCharType="end"/>
      </w:r>
      <w:r w:rsidRPr="009956AA">
        <w:rPr>
          <w:rFonts w:ascii="inherit" w:eastAsia="Times New Roman" w:hAnsi="inherit" w:cs="Times New Roman"/>
          <w:color w:val="272727"/>
          <w:sz w:val="27"/>
          <w:szCs w:val="27"/>
        </w:rPr>
        <w:t>page</w:t>
      </w:r>
      <w:proofErr w:type="spellEnd"/>
      <w:r w:rsidRPr="009956AA">
        <w:rPr>
          <w:rFonts w:ascii="inherit" w:eastAsia="Times New Roman" w:hAnsi="inherit" w:cs="Times New Roman"/>
          <w:color w:val="272727"/>
          <w:sz w:val="27"/>
          <w:szCs w:val="27"/>
        </w:rPr>
        <w:t>. Burn it to a DVD or create a bootable USB stick using </w:t>
      </w:r>
      <w:proofErr w:type="spellStart"/>
      <w:r w:rsidRPr="009956AA">
        <w:rPr>
          <w:rFonts w:ascii="inherit" w:eastAsia="Times New Roman" w:hAnsi="inherit" w:cs="Times New Roman"/>
          <w:color w:val="333333"/>
          <w:sz w:val="27"/>
          <w:szCs w:val="27"/>
          <w:bdr w:val="none" w:sz="0" w:space="0" w:color="auto" w:frame="1"/>
        </w:rPr>
        <w:t>LiveUSB</w:t>
      </w:r>
      <w:proofErr w:type="spellEnd"/>
      <w:r w:rsidRPr="009956AA">
        <w:rPr>
          <w:rFonts w:ascii="inherit" w:eastAsia="Times New Roman" w:hAnsi="inherit" w:cs="Times New Roman"/>
          <w:color w:val="333333"/>
          <w:sz w:val="27"/>
          <w:szCs w:val="27"/>
          <w:bdr w:val="none" w:sz="0" w:space="0" w:color="auto" w:frame="1"/>
        </w:rPr>
        <w:t xml:space="preserve"> Creator</w:t>
      </w:r>
      <w:r w:rsidRPr="009956AA">
        <w:rPr>
          <w:rFonts w:ascii="inherit" w:eastAsia="Times New Roman" w:hAnsi="inherit" w:cs="Times New Roman"/>
          <w:color w:val="272727"/>
          <w:sz w:val="27"/>
          <w:szCs w:val="27"/>
        </w:rPr>
        <w:t> called </w:t>
      </w:r>
      <w:proofErr w:type="spellStart"/>
      <w:r w:rsidRPr="009956AA">
        <w:rPr>
          <w:rFonts w:ascii="inherit" w:eastAsia="Times New Roman" w:hAnsi="inherit" w:cs="Times New Roman"/>
          <w:color w:val="272727"/>
          <w:sz w:val="27"/>
          <w:szCs w:val="27"/>
        </w:rPr>
        <w:fldChar w:fldCharType="begin"/>
      </w:r>
      <w:r w:rsidRPr="009956AA">
        <w:rPr>
          <w:rFonts w:ascii="inherit" w:eastAsia="Times New Roman" w:hAnsi="inherit" w:cs="Times New Roman"/>
          <w:color w:val="272727"/>
          <w:sz w:val="27"/>
          <w:szCs w:val="27"/>
        </w:rPr>
        <w:instrText xml:space="preserve"> HYPERLINK "https://www.tecmint.com/install-linux-from-usb-device/" \t "_blank" </w:instrText>
      </w:r>
      <w:r w:rsidRPr="009956AA">
        <w:rPr>
          <w:rFonts w:ascii="inherit" w:eastAsia="Times New Roman" w:hAnsi="inherit" w:cs="Times New Roman"/>
          <w:color w:val="272727"/>
          <w:sz w:val="27"/>
          <w:szCs w:val="27"/>
        </w:rPr>
        <w:fldChar w:fldCharType="separate"/>
      </w:r>
      <w:r w:rsidRPr="009956AA">
        <w:rPr>
          <w:rFonts w:ascii="inherit" w:eastAsia="Times New Roman" w:hAnsi="inherit" w:cs="Times New Roman"/>
          <w:color w:val="BB0E30"/>
          <w:sz w:val="27"/>
          <w:szCs w:val="27"/>
          <w:u w:val="single"/>
          <w:bdr w:val="none" w:sz="0" w:space="0" w:color="auto" w:frame="1"/>
        </w:rPr>
        <w:t>Unetbootin</w:t>
      </w:r>
      <w:proofErr w:type="spellEnd"/>
      <w:r w:rsidRPr="009956AA">
        <w:rPr>
          <w:rFonts w:ascii="inherit" w:eastAsia="Times New Roman" w:hAnsi="inherit" w:cs="Times New Roman"/>
          <w:color w:val="272727"/>
          <w:sz w:val="27"/>
          <w:szCs w:val="27"/>
        </w:rPr>
        <w:fldChar w:fldCharType="end"/>
      </w:r>
      <w:r w:rsidRPr="009956AA">
        <w:rPr>
          <w:rFonts w:ascii="inherit" w:eastAsia="Times New Roman" w:hAnsi="inherit" w:cs="Times New Roman"/>
          <w:color w:val="272727"/>
          <w:sz w:val="27"/>
          <w:szCs w:val="27"/>
        </w:rPr>
        <w:t>.</w:t>
      </w:r>
    </w:p>
    <w:p w:rsidR="009956AA" w:rsidRPr="009956AA" w:rsidRDefault="009956AA" w:rsidP="009956AA">
      <w:pPr>
        <w:spacing w:after="0" w:line="384" w:lineRule="atLeast"/>
        <w:textAlignment w:val="baseline"/>
        <w:rPr>
          <w:rFonts w:ascii="inherit" w:eastAsia="Times New Roman" w:hAnsi="inherit" w:cs="Times New Roman"/>
          <w:color w:val="272727"/>
          <w:sz w:val="27"/>
          <w:szCs w:val="27"/>
        </w:rPr>
      </w:pPr>
      <w:r w:rsidRPr="009956AA">
        <w:rPr>
          <w:rFonts w:ascii="inherit" w:eastAsia="Times New Roman" w:hAnsi="inherit" w:cs="Times New Roman"/>
          <w:color w:val="333333"/>
          <w:sz w:val="27"/>
          <w:szCs w:val="27"/>
          <w:bdr w:val="none" w:sz="0" w:space="0" w:color="auto" w:frame="1"/>
        </w:rPr>
        <w:t>2.</w:t>
      </w:r>
      <w:r w:rsidRPr="009956AA">
        <w:rPr>
          <w:rFonts w:ascii="inherit" w:eastAsia="Times New Roman" w:hAnsi="inherit" w:cs="Times New Roman"/>
          <w:color w:val="272727"/>
          <w:sz w:val="27"/>
          <w:szCs w:val="27"/>
        </w:rPr>
        <w:t xml:space="preserve"> After you have created the installer bootable media, place your DVD/USB into your system appropriate drive, start the computer, select your bootable unit and the first </w:t>
      </w:r>
      <w:proofErr w:type="spellStart"/>
      <w:r w:rsidRPr="009956AA">
        <w:rPr>
          <w:rFonts w:ascii="inherit" w:eastAsia="Times New Roman" w:hAnsi="inherit" w:cs="Times New Roman"/>
          <w:color w:val="272727"/>
          <w:sz w:val="27"/>
          <w:szCs w:val="27"/>
        </w:rPr>
        <w:t>CentOS</w:t>
      </w:r>
      <w:proofErr w:type="spellEnd"/>
      <w:r w:rsidRPr="009956AA">
        <w:rPr>
          <w:rFonts w:ascii="inherit" w:eastAsia="Times New Roman" w:hAnsi="inherit" w:cs="Times New Roman"/>
          <w:color w:val="272727"/>
          <w:sz w:val="27"/>
          <w:szCs w:val="27"/>
        </w:rPr>
        <w:t xml:space="preserve"> 7 prompt should appear. At the prompt choose </w:t>
      </w:r>
      <w:r w:rsidRPr="009956AA">
        <w:rPr>
          <w:rFonts w:ascii="inherit" w:eastAsia="Times New Roman" w:hAnsi="inherit" w:cs="Times New Roman"/>
          <w:color w:val="333333"/>
          <w:sz w:val="27"/>
          <w:szCs w:val="27"/>
          <w:bdr w:val="none" w:sz="0" w:space="0" w:color="auto" w:frame="1"/>
        </w:rPr>
        <w:t xml:space="preserve">Install </w:t>
      </w:r>
      <w:proofErr w:type="spellStart"/>
      <w:r w:rsidRPr="009956AA">
        <w:rPr>
          <w:rFonts w:ascii="inherit" w:eastAsia="Times New Roman" w:hAnsi="inherit" w:cs="Times New Roman"/>
          <w:color w:val="333333"/>
          <w:sz w:val="27"/>
          <w:szCs w:val="27"/>
          <w:bdr w:val="none" w:sz="0" w:space="0" w:color="auto" w:frame="1"/>
        </w:rPr>
        <w:t>CentOS</w:t>
      </w:r>
      <w:proofErr w:type="spellEnd"/>
      <w:r w:rsidRPr="009956AA">
        <w:rPr>
          <w:rFonts w:ascii="inherit" w:eastAsia="Times New Roman" w:hAnsi="inherit" w:cs="Times New Roman"/>
          <w:color w:val="333333"/>
          <w:sz w:val="27"/>
          <w:szCs w:val="27"/>
          <w:bdr w:val="none" w:sz="0" w:space="0" w:color="auto" w:frame="1"/>
        </w:rPr>
        <w:t xml:space="preserve"> 7</w:t>
      </w:r>
      <w:r w:rsidRPr="009956AA">
        <w:rPr>
          <w:rFonts w:ascii="inherit" w:eastAsia="Times New Roman" w:hAnsi="inherit" w:cs="Times New Roman"/>
          <w:color w:val="272727"/>
          <w:sz w:val="27"/>
          <w:szCs w:val="27"/>
        </w:rPr>
        <w:t> and press [</w:t>
      </w:r>
      <w:r w:rsidRPr="009956AA">
        <w:rPr>
          <w:rFonts w:ascii="inherit" w:eastAsia="Times New Roman" w:hAnsi="inherit" w:cs="Times New Roman"/>
          <w:color w:val="333333"/>
          <w:sz w:val="27"/>
          <w:szCs w:val="27"/>
          <w:bdr w:val="none" w:sz="0" w:space="0" w:color="auto" w:frame="1"/>
        </w:rPr>
        <w:t>Enter</w:t>
      </w:r>
      <w:r w:rsidRPr="009956AA">
        <w:rPr>
          <w:rFonts w:ascii="inherit" w:eastAsia="Times New Roman" w:hAnsi="inherit" w:cs="Times New Roman"/>
          <w:color w:val="272727"/>
          <w:sz w:val="27"/>
          <w:szCs w:val="27"/>
        </w:rPr>
        <w:t>] key.</w:t>
      </w:r>
    </w:p>
    <w:p w:rsidR="009956AA" w:rsidRPr="009956AA" w:rsidRDefault="009956AA" w:rsidP="009956AA">
      <w:pPr>
        <w:shd w:val="clear" w:color="auto" w:fill="F1F1F1"/>
        <w:spacing w:after="0" w:line="384" w:lineRule="atLeast"/>
        <w:jc w:val="center"/>
        <w:textAlignment w:val="baseline"/>
        <w:rPr>
          <w:rFonts w:ascii="inherit" w:eastAsia="Times New Roman" w:hAnsi="inherit" w:cs="Times New Roman"/>
          <w:color w:val="272727"/>
          <w:sz w:val="27"/>
          <w:szCs w:val="27"/>
        </w:rPr>
      </w:pPr>
      <w:r>
        <w:rPr>
          <w:rFonts w:ascii="inherit" w:eastAsia="Times New Roman" w:hAnsi="inherit" w:cs="Times New Roman"/>
          <w:noProof/>
          <w:color w:val="3B8DBD"/>
          <w:sz w:val="27"/>
          <w:szCs w:val="27"/>
          <w:bdr w:val="none" w:sz="0" w:space="0" w:color="auto" w:frame="1"/>
        </w:rPr>
        <w:drawing>
          <wp:inline distT="0" distB="0" distL="0" distR="0">
            <wp:extent cx="5715000" cy="4286250"/>
            <wp:effectExtent l="0" t="0" r="0" b="0"/>
            <wp:docPr id="27" name="Picture 27" descr="Install CentOS 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 CentOS 7">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rsidR="009956AA" w:rsidRPr="009956AA" w:rsidRDefault="009956AA" w:rsidP="009956AA">
      <w:pPr>
        <w:shd w:val="clear" w:color="auto" w:fill="F1F1F1"/>
        <w:spacing w:line="384" w:lineRule="atLeast"/>
        <w:jc w:val="center"/>
        <w:textAlignment w:val="baseline"/>
        <w:rPr>
          <w:rFonts w:ascii="inherit" w:eastAsia="Times New Roman" w:hAnsi="inherit" w:cs="Times New Roman"/>
          <w:i/>
          <w:iCs/>
          <w:color w:val="999999"/>
          <w:sz w:val="20"/>
          <w:szCs w:val="20"/>
        </w:rPr>
      </w:pPr>
      <w:proofErr w:type="spellStart"/>
      <w:r w:rsidRPr="009956AA">
        <w:rPr>
          <w:rFonts w:ascii="inherit" w:eastAsia="Times New Roman" w:hAnsi="inherit" w:cs="Times New Roman"/>
          <w:i/>
          <w:iCs/>
          <w:color w:val="999999"/>
          <w:sz w:val="20"/>
          <w:szCs w:val="20"/>
        </w:rPr>
        <w:t>CentOS</w:t>
      </w:r>
      <w:proofErr w:type="spellEnd"/>
      <w:r w:rsidRPr="009956AA">
        <w:rPr>
          <w:rFonts w:ascii="inherit" w:eastAsia="Times New Roman" w:hAnsi="inherit" w:cs="Times New Roman"/>
          <w:i/>
          <w:iCs/>
          <w:color w:val="999999"/>
          <w:sz w:val="20"/>
          <w:szCs w:val="20"/>
        </w:rPr>
        <w:t xml:space="preserve"> 7 Boot Menu</w:t>
      </w:r>
    </w:p>
    <w:p w:rsidR="009956AA" w:rsidRPr="009956AA" w:rsidRDefault="009956AA" w:rsidP="009956AA">
      <w:pPr>
        <w:spacing w:after="0" w:line="384" w:lineRule="atLeast"/>
        <w:textAlignment w:val="baseline"/>
        <w:rPr>
          <w:ins w:id="0" w:author="Unknown"/>
          <w:rFonts w:ascii="inherit" w:eastAsia="Times New Roman" w:hAnsi="inherit" w:cs="Times New Roman"/>
          <w:color w:val="272727"/>
          <w:sz w:val="27"/>
          <w:szCs w:val="27"/>
        </w:rPr>
      </w:pPr>
      <w:ins w:id="1" w:author="Unknown">
        <w:r w:rsidRPr="009956AA">
          <w:rPr>
            <w:rFonts w:ascii="inherit" w:eastAsia="Times New Roman" w:hAnsi="inherit" w:cs="Times New Roman"/>
            <w:color w:val="333333"/>
            <w:sz w:val="27"/>
            <w:szCs w:val="27"/>
            <w:bdr w:val="none" w:sz="0" w:space="0" w:color="auto" w:frame="1"/>
          </w:rPr>
          <w:t>3.</w:t>
        </w:r>
        <w:r w:rsidRPr="009956AA">
          <w:rPr>
            <w:rFonts w:ascii="inherit" w:eastAsia="Times New Roman" w:hAnsi="inherit" w:cs="Times New Roman"/>
            <w:color w:val="272727"/>
            <w:sz w:val="27"/>
            <w:szCs w:val="27"/>
          </w:rPr>
          <w:t> The system will start loading media installer and a Welcome screen should appear. Select your </w:t>
        </w:r>
        <w:r w:rsidRPr="009956AA">
          <w:rPr>
            <w:rFonts w:ascii="inherit" w:eastAsia="Times New Roman" w:hAnsi="inherit" w:cs="Times New Roman"/>
            <w:color w:val="333333"/>
            <w:sz w:val="27"/>
            <w:szCs w:val="27"/>
            <w:bdr w:val="none" w:sz="0" w:space="0" w:color="auto" w:frame="1"/>
          </w:rPr>
          <w:t xml:space="preserve">Installation Process </w:t>
        </w:r>
        <w:proofErr w:type="gramStart"/>
        <w:r w:rsidRPr="009956AA">
          <w:rPr>
            <w:rFonts w:ascii="inherit" w:eastAsia="Times New Roman" w:hAnsi="inherit" w:cs="Times New Roman"/>
            <w:color w:val="333333"/>
            <w:sz w:val="27"/>
            <w:szCs w:val="27"/>
            <w:bdr w:val="none" w:sz="0" w:space="0" w:color="auto" w:frame="1"/>
          </w:rPr>
          <w:t>Language</w:t>
        </w:r>
        <w:r w:rsidRPr="009956AA">
          <w:rPr>
            <w:rFonts w:ascii="inherit" w:eastAsia="Times New Roman" w:hAnsi="inherit" w:cs="Times New Roman"/>
            <w:color w:val="272727"/>
            <w:sz w:val="27"/>
            <w:szCs w:val="27"/>
          </w:rPr>
          <w:t>, that</w:t>
        </w:r>
        <w:proofErr w:type="gramEnd"/>
        <w:r w:rsidRPr="009956AA">
          <w:rPr>
            <w:rFonts w:ascii="inherit" w:eastAsia="Times New Roman" w:hAnsi="inherit" w:cs="Times New Roman"/>
            <w:color w:val="272727"/>
            <w:sz w:val="27"/>
            <w:szCs w:val="27"/>
          </w:rPr>
          <w:t xml:space="preserve"> will assist you through the entire installation procedure and click on </w:t>
        </w:r>
        <w:r w:rsidRPr="009956AA">
          <w:rPr>
            <w:rFonts w:ascii="inherit" w:eastAsia="Times New Roman" w:hAnsi="inherit" w:cs="Times New Roman"/>
            <w:color w:val="333333"/>
            <w:sz w:val="27"/>
            <w:szCs w:val="27"/>
            <w:bdr w:val="none" w:sz="0" w:space="0" w:color="auto" w:frame="1"/>
          </w:rPr>
          <w:t>Continue</w:t>
        </w:r>
        <w:r w:rsidRPr="009956AA">
          <w:rPr>
            <w:rFonts w:ascii="inherit" w:eastAsia="Times New Roman" w:hAnsi="inherit" w:cs="Times New Roman"/>
            <w:color w:val="272727"/>
            <w:sz w:val="27"/>
            <w:szCs w:val="27"/>
          </w:rPr>
          <w:t>.</w:t>
        </w:r>
      </w:ins>
    </w:p>
    <w:p w:rsidR="009956AA" w:rsidRPr="009956AA" w:rsidRDefault="009956AA" w:rsidP="009956AA">
      <w:pPr>
        <w:shd w:val="clear" w:color="auto" w:fill="F1F1F1"/>
        <w:spacing w:after="0" w:line="384" w:lineRule="atLeast"/>
        <w:jc w:val="center"/>
        <w:textAlignment w:val="baseline"/>
        <w:rPr>
          <w:ins w:id="2" w:author="Unknown"/>
          <w:rFonts w:ascii="inherit" w:eastAsia="Times New Roman" w:hAnsi="inherit" w:cs="Times New Roman"/>
          <w:color w:val="272727"/>
          <w:sz w:val="27"/>
          <w:szCs w:val="27"/>
        </w:rPr>
      </w:pPr>
      <w:r>
        <w:rPr>
          <w:rFonts w:ascii="inherit" w:eastAsia="Times New Roman" w:hAnsi="inherit" w:cs="Times New Roman"/>
          <w:noProof/>
          <w:color w:val="3B8DBD"/>
          <w:sz w:val="27"/>
          <w:szCs w:val="27"/>
          <w:bdr w:val="none" w:sz="0" w:space="0" w:color="auto" w:frame="1"/>
        </w:rPr>
        <w:lastRenderedPageBreak/>
        <w:drawing>
          <wp:inline distT="0" distB="0" distL="0" distR="0">
            <wp:extent cx="5715000" cy="4286250"/>
            <wp:effectExtent l="0" t="0" r="0" b="0"/>
            <wp:docPr id="26" name="Picture 26" descr="CentOS 7 Booti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entOS 7 Bootin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rsidR="009956AA" w:rsidRPr="009956AA" w:rsidRDefault="009956AA" w:rsidP="009956AA">
      <w:pPr>
        <w:shd w:val="clear" w:color="auto" w:fill="F1F1F1"/>
        <w:spacing w:line="384" w:lineRule="atLeast"/>
        <w:jc w:val="center"/>
        <w:textAlignment w:val="baseline"/>
        <w:rPr>
          <w:ins w:id="3" w:author="Unknown"/>
          <w:rFonts w:ascii="inherit" w:eastAsia="Times New Roman" w:hAnsi="inherit" w:cs="Times New Roman"/>
          <w:i/>
          <w:iCs/>
          <w:color w:val="999999"/>
          <w:sz w:val="20"/>
          <w:szCs w:val="20"/>
        </w:rPr>
      </w:pPr>
      <w:proofErr w:type="spellStart"/>
      <w:ins w:id="4" w:author="Unknown">
        <w:r w:rsidRPr="009956AA">
          <w:rPr>
            <w:rFonts w:ascii="inherit" w:eastAsia="Times New Roman" w:hAnsi="inherit" w:cs="Times New Roman"/>
            <w:i/>
            <w:iCs/>
            <w:color w:val="999999"/>
            <w:sz w:val="20"/>
            <w:szCs w:val="20"/>
          </w:rPr>
          <w:t>CentOS</w:t>
        </w:r>
        <w:proofErr w:type="spellEnd"/>
        <w:r w:rsidRPr="009956AA">
          <w:rPr>
            <w:rFonts w:ascii="inherit" w:eastAsia="Times New Roman" w:hAnsi="inherit" w:cs="Times New Roman"/>
            <w:i/>
            <w:iCs/>
            <w:color w:val="999999"/>
            <w:sz w:val="20"/>
            <w:szCs w:val="20"/>
          </w:rPr>
          <w:t xml:space="preserve"> Installer Loading</w:t>
        </w:r>
      </w:ins>
    </w:p>
    <w:p w:rsidR="009956AA" w:rsidRPr="009956AA" w:rsidRDefault="009956AA" w:rsidP="009956AA">
      <w:pPr>
        <w:shd w:val="clear" w:color="auto" w:fill="F1F1F1"/>
        <w:spacing w:after="0" w:line="384" w:lineRule="atLeast"/>
        <w:jc w:val="center"/>
        <w:textAlignment w:val="baseline"/>
        <w:rPr>
          <w:ins w:id="5" w:author="Unknown"/>
          <w:rFonts w:ascii="inherit" w:eastAsia="Times New Roman" w:hAnsi="inherit" w:cs="Times New Roman"/>
          <w:color w:val="272727"/>
          <w:sz w:val="27"/>
          <w:szCs w:val="27"/>
        </w:rPr>
      </w:pPr>
      <w:r>
        <w:rPr>
          <w:rFonts w:ascii="inherit" w:eastAsia="Times New Roman" w:hAnsi="inherit" w:cs="Times New Roman"/>
          <w:noProof/>
          <w:color w:val="3B8DBD"/>
          <w:sz w:val="27"/>
          <w:szCs w:val="27"/>
          <w:bdr w:val="none" w:sz="0" w:space="0" w:color="auto" w:frame="1"/>
        </w:rPr>
        <w:lastRenderedPageBreak/>
        <w:drawing>
          <wp:inline distT="0" distB="0" distL="0" distR="0">
            <wp:extent cx="5715000" cy="4286250"/>
            <wp:effectExtent l="0" t="0" r="0" b="0"/>
            <wp:docPr id="25" name="Picture 25" descr="Select Installation Process Languag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t Installation Process Language">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rsidR="009956AA" w:rsidRPr="009956AA" w:rsidRDefault="009956AA" w:rsidP="009956AA">
      <w:pPr>
        <w:shd w:val="clear" w:color="auto" w:fill="F1F1F1"/>
        <w:spacing w:line="384" w:lineRule="atLeast"/>
        <w:jc w:val="center"/>
        <w:textAlignment w:val="baseline"/>
        <w:rPr>
          <w:ins w:id="6" w:author="Unknown"/>
          <w:rFonts w:ascii="inherit" w:eastAsia="Times New Roman" w:hAnsi="inherit" w:cs="Times New Roman"/>
          <w:i/>
          <w:iCs/>
          <w:color w:val="999999"/>
          <w:sz w:val="20"/>
          <w:szCs w:val="20"/>
        </w:rPr>
      </w:pPr>
      <w:ins w:id="7" w:author="Unknown">
        <w:r w:rsidRPr="009956AA">
          <w:rPr>
            <w:rFonts w:ascii="inherit" w:eastAsia="Times New Roman" w:hAnsi="inherit" w:cs="Times New Roman"/>
            <w:i/>
            <w:iCs/>
            <w:color w:val="999999"/>
            <w:sz w:val="20"/>
            <w:szCs w:val="20"/>
          </w:rPr>
          <w:t>Select Installation Process Language</w:t>
        </w:r>
      </w:ins>
    </w:p>
    <w:p w:rsidR="009956AA" w:rsidRPr="009956AA" w:rsidRDefault="009956AA" w:rsidP="009956AA">
      <w:pPr>
        <w:spacing w:after="0" w:line="384" w:lineRule="atLeast"/>
        <w:textAlignment w:val="baseline"/>
        <w:rPr>
          <w:ins w:id="8" w:author="Unknown"/>
          <w:rFonts w:ascii="inherit" w:eastAsia="Times New Roman" w:hAnsi="inherit" w:cs="Times New Roman"/>
          <w:color w:val="272727"/>
          <w:sz w:val="27"/>
          <w:szCs w:val="27"/>
        </w:rPr>
      </w:pPr>
      <w:ins w:id="9" w:author="Unknown">
        <w:r w:rsidRPr="009956AA">
          <w:rPr>
            <w:rFonts w:ascii="inherit" w:eastAsia="Times New Roman" w:hAnsi="inherit" w:cs="Times New Roman"/>
            <w:color w:val="333333"/>
            <w:sz w:val="27"/>
            <w:szCs w:val="27"/>
            <w:bdr w:val="none" w:sz="0" w:space="0" w:color="auto" w:frame="1"/>
          </w:rPr>
          <w:t>4.</w:t>
        </w:r>
        <w:r w:rsidRPr="009956AA">
          <w:rPr>
            <w:rFonts w:ascii="inherit" w:eastAsia="Times New Roman" w:hAnsi="inherit" w:cs="Times New Roman"/>
            <w:color w:val="272727"/>
            <w:sz w:val="27"/>
            <w:szCs w:val="27"/>
          </w:rPr>
          <w:t> The next step, present screen prompt is </w:t>
        </w:r>
        <w:r w:rsidRPr="009956AA">
          <w:rPr>
            <w:rFonts w:ascii="inherit" w:eastAsia="Times New Roman" w:hAnsi="inherit" w:cs="Times New Roman"/>
            <w:color w:val="333333"/>
            <w:sz w:val="27"/>
            <w:szCs w:val="27"/>
            <w:bdr w:val="none" w:sz="0" w:space="0" w:color="auto" w:frame="1"/>
          </w:rPr>
          <w:t>Installation Summary</w:t>
        </w:r>
        <w:r w:rsidRPr="009956AA">
          <w:rPr>
            <w:rFonts w:ascii="inherit" w:eastAsia="Times New Roman" w:hAnsi="inherit" w:cs="Times New Roman"/>
            <w:color w:val="272727"/>
            <w:sz w:val="27"/>
            <w:szCs w:val="27"/>
          </w:rPr>
          <w:t>. It contains a lot of options to fully customize your system. First thing you may want to setup is your time settings. Click on </w:t>
        </w:r>
        <w:r w:rsidRPr="009956AA">
          <w:rPr>
            <w:rFonts w:ascii="inherit" w:eastAsia="Times New Roman" w:hAnsi="inherit" w:cs="Times New Roman"/>
            <w:color w:val="333333"/>
            <w:sz w:val="27"/>
            <w:szCs w:val="27"/>
            <w:bdr w:val="none" w:sz="0" w:space="0" w:color="auto" w:frame="1"/>
          </w:rPr>
          <w:t xml:space="preserve">Date &amp; </w:t>
        </w:r>
        <w:proofErr w:type="spellStart"/>
        <w:r w:rsidRPr="009956AA">
          <w:rPr>
            <w:rFonts w:ascii="inherit" w:eastAsia="Times New Roman" w:hAnsi="inherit" w:cs="Times New Roman"/>
            <w:color w:val="333333"/>
            <w:sz w:val="27"/>
            <w:szCs w:val="27"/>
            <w:bdr w:val="none" w:sz="0" w:space="0" w:color="auto" w:frame="1"/>
          </w:rPr>
          <w:t>Time</w:t>
        </w:r>
        <w:r w:rsidRPr="009956AA">
          <w:rPr>
            <w:rFonts w:ascii="inherit" w:eastAsia="Times New Roman" w:hAnsi="inherit" w:cs="Times New Roman"/>
            <w:color w:val="272727"/>
            <w:sz w:val="27"/>
            <w:szCs w:val="27"/>
          </w:rPr>
          <w:t>and</w:t>
        </w:r>
        <w:proofErr w:type="spellEnd"/>
        <w:r w:rsidRPr="009956AA">
          <w:rPr>
            <w:rFonts w:ascii="inherit" w:eastAsia="Times New Roman" w:hAnsi="inherit" w:cs="Times New Roman"/>
            <w:color w:val="272727"/>
            <w:sz w:val="27"/>
            <w:szCs w:val="27"/>
          </w:rPr>
          <w:t xml:space="preserve"> select your server physical location from the provided map and hit on upper </w:t>
        </w:r>
        <w:proofErr w:type="gramStart"/>
        <w:r w:rsidRPr="009956AA">
          <w:rPr>
            <w:rFonts w:ascii="inherit" w:eastAsia="Times New Roman" w:hAnsi="inherit" w:cs="Times New Roman"/>
            <w:color w:val="333333"/>
            <w:sz w:val="27"/>
            <w:szCs w:val="27"/>
            <w:bdr w:val="none" w:sz="0" w:space="0" w:color="auto" w:frame="1"/>
          </w:rPr>
          <w:t>Done</w:t>
        </w:r>
        <w:proofErr w:type="gramEnd"/>
        <w:r w:rsidRPr="009956AA">
          <w:rPr>
            <w:rFonts w:ascii="inherit" w:eastAsia="Times New Roman" w:hAnsi="inherit" w:cs="Times New Roman"/>
            <w:color w:val="333333"/>
            <w:sz w:val="27"/>
            <w:szCs w:val="27"/>
            <w:bdr w:val="none" w:sz="0" w:space="0" w:color="auto" w:frame="1"/>
          </w:rPr>
          <w:t> </w:t>
        </w:r>
        <w:r w:rsidRPr="009956AA">
          <w:rPr>
            <w:rFonts w:ascii="inherit" w:eastAsia="Times New Roman" w:hAnsi="inherit" w:cs="Times New Roman"/>
            <w:color w:val="272727"/>
            <w:sz w:val="27"/>
            <w:szCs w:val="27"/>
          </w:rPr>
          <w:t>button to apply configuration.</w:t>
        </w:r>
      </w:ins>
    </w:p>
    <w:p w:rsidR="009956AA" w:rsidRPr="009956AA" w:rsidRDefault="009956AA" w:rsidP="009956AA">
      <w:pPr>
        <w:shd w:val="clear" w:color="auto" w:fill="F1F1F1"/>
        <w:spacing w:after="0" w:line="384" w:lineRule="atLeast"/>
        <w:jc w:val="center"/>
        <w:textAlignment w:val="baseline"/>
        <w:rPr>
          <w:ins w:id="10" w:author="Unknown"/>
          <w:rFonts w:ascii="inherit" w:eastAsia="Times New Roman" w:hAnsi="inherit" w:cs="Times New Roman"/>
          <w:color w:val="272727"/>
          <w:sz w:val="27"/>
          <w:szCs w:val="27"/>
        </w:rPr>
      </w:pPr>
      <w:r>
        <w:rPr>
          <w:rFonts w:ascii="inherit" w:eastAsia="Times New Roman" w:hAnsi="inherit" w:cs="Times New Roman"/>
          <w:noProof/>
          <w:color w:val="3B8DBD"/>
          <w:sz w:val="27"/>
          <w:szCs w:val="27"/>
          <w:bdr w:val="none" w:sz="0" w:space="0" w:color="auto" w:frame="1"/>
        </w:rPr>
        <w:lastRenderedPageBreak/>
        <w:drawing>
          <wp:inline distT="0" distB="0" distL="0" distR="0">
            <wp:extent cx="5715000" cy="4286250"/>
            <wp:effectExtent l="0" t="0" r="0" b="0"/>
            <wp:docPr id="24" name="Picture 24" descr="Select Date &amp; Time and Location">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lect Date &amp; Time and Location">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rsidR="009956AA" w:rsidRPr="009956AA" w:rsidRDefault="009956AA" w:rsidP="009956AA">
      <w:pPr>
        <w:shd w:val="clear" w:color="auto" w:fill="F1F1F1"/>
        <w:spacing w:line="384" w:lineRule="atLeast"/>
        <w:jc w:val="center"/>
        <w:textAlignment w:val="baseline"/>
        <w:rPr>
          <w:ins w:id="11" w:author="Unknown"/>
          <w:rFonts w:ascii="inherit" w:eastAsia="Times New Roman" w:hAnsi="inherit" w:cs="Times New Roman"/>
          <w:i/>
          <w:iCs/>
          <w:color w:val="999999"/>
          <w:sz w:val="20"/>
          <w:szCs w:val="20"/>
        </w:rPr>
      </w:pPr>
      <w:ins w:id="12" w:author="Unknown">
        <w:r w:rsidRPr="009956AA">
          <w:rPr>
            <w:rFonts w:ascii="inherit" w:eastAsia="Times New Roman" w:hAnsi="inherit" w:cs="Times New Roman"/>
            <w:i/>
            <w:iCs/>
            <w:color w:val="999999"/>
            <w:sz w:val="20"/>
            <w:szCs w:val="20"/>
          </w:rPr>
          <w:t>Select Date &amp; Time and Location</w:t>
        </w:r>
      </w:ins>
    </w:p>
    <w:p w:rsidR="009956AA" w:rsidRPr="009956AA" w:rsidRDefault="009956AA" w:rsidP="009956AA">
      <w:pPr>
        <w:spacing w:after="0" w:line="384" w:lineRule="atLeast"/>
        <w:textAlignment w:val="baseline"/>
        <w:rPr>
          <w:ins w:id="13" w:author="Unknown"/>
          <w:rFonts w:ascii="inherit" w:eastAsia="Times New Roman" w:hAnsi="inherit" w:cs="Times New Roman"/>
          <w:color w:val="272727"/>
          <w:sz w:val="27"/>
          <w:szCs w:val="27"/>
        </w:rPr>
      </w:pPr>
      <w:ins w:id="14" w:author="Unknown">
        <w:r w:rsidRPr="009956AA">
          <w:rPr>
            <w:rFonts w:ascii="inherit" w:eastAsia="Times New Roman" w:hAnsi="inherit" w:cs="Times New Roman"/>
            <w:color w:val="333333"/>
            <w:sz w:val="27"/>
            <w:szCs w:val="27"/>
            <w:bdr w:val="none" w:sz="0" w:space="0" w:color="auto" w:frame="1"/>
          </w:rPr>
          <w:t>5.</w:t>
        </w:r>
        <w:r w:rsidRPr="009956AA">
          <w:rPr>
            <w:rFonts w:ascii="inherit" w:eastAsia="Times New Roman" w:hAnsi="inherit" w:cs="Times New Roman"/>
            <w:color w:val="272727"/>
            <w:sz w:val="27"/>
            <w:szCs w:val="27"/>
          </w:rPr>
          <w:t> The next step is to choose your </w:t>
        </w:r>
        <w:r w:rsidRPr="009956AA">
          <w:rPr>
            <w:rFonts w:ascii="inherit" w:eastAsia="Times New Roman" w:hAnsi="inherit" w:cs="Times New Roman"/>
            <w:color w:val="333333"/>
            <w:sz w:val="27"/>
            <w:szCs w:val="27"/>
            <w:bdr w:val="none" w:sz="0" w:space="0" w:color="auto" w:frame="1"/>
          </w:rPr>
          <w:t>Language Support</w:t>
        </w:r>
        <w:r w:rsidRPr="009956AA">
          <w:rPr>
            <w:rFonts w:ascii="inherit" w:eastAsia="Times New Roman" w:hAnsi="inherit" w:cs="Times New Roman"/>
            <w:color w:val="272727"/>
            <w:sz w:val="27"/>
            <w:szCs w:val="27"/>
          </w:rPr>
          <w:t> and </w:t>
        </w:r>
        <w:r w:rsidRPr="009956AA">
          <w:rPr>
            <w:rFonts w:ascii="inherit" w:eastAsia="Times New Roman" w:hAnsi="inherit" w:cs="Times New Roman"/>
            <w:color w:val="333333"/>
            <w:sz w:val="27"/>
            <w:szCs w:val="27"/>
            <w:bdr w:val="none" w:sz="0" w:space="0" w:color="auto" w:frame="1"/>
          </w:rPr>
          <w:t>Keyboard</w:t>
        </w:r>
        <w:r w:rsidRPr="009956AA">
          <w:rPr>
            <w:rFonts w:ascii="inherit" w:eastAsia="Times New Roman" w:hAnsi="inherit" w:cs="Times New Roman"/>
            <w:color w:val="272727"/>
            <w:sz w:val="27"/>
            <w:szCs w:val="27"/>
          </w:rPr>
          <w:t> settings. Choose your main and extra language for your system and when you’re finished hit on </w:t>
        </w:r>
        <w:proofErr w:type="gramStart"/>
        <w:r w:rsidRPr="009956AA">
          <w:rPr>
            <w:rFonts w:ascii="inherit" w:eastAsia="Times New Roman" w:hAnsi="inherit" w:cs="Times New Roman"/>
            <w:color w:val="333333"/>
            <w:sz w:val="27"/>
            <w:szCs w:val="27"/>
            <w:bdr w:val="none" w:sz="0" w:space="0" w:color="auto" w:frame="1"/>
          </w:rPr>
          <w:t>Done</w:t>
        </w:r>
        <w:proofErr w:type="gramEnd"/>
        <w:r w:rsidRPr="009956AA">
          <w:rPr>
            <w:rFonts w:ascii="inherit" w:eastAsia="Times New Roman" w:hAnsi="inherit" w:cs="Times New Roman"/>
            <w:color w:val="272727"/>
            <w:sz w:val="27"/>
            <w:szCs w:val="27"/>
          </w:rPr>
          <w:t> button.</w:t>
        </w:r>
      </w:ins>
    </w:p>
    <w:p w:rsidR="009956AA" w:rsidRPr="009956AA" w:rsidRDefault="009956AA" w:rsidP="009956AA">
      <w:pPr>
        <w:shd w:val="clear" w:color="auto" w:fill="F1F1F1"/>
        <w:spacing w:after="0" w:line="384" w:lineRule="atLeast"/>
        <w:jc w:val="center"/>
        <w:textAlignment w:val="baseline"/>
        <w:rPr>
          <w:ins w:id="15" w:author="Unknown"/>
          <w:rFonts w:ascii="inherit" w:eastAsia="Times New Roman" w:hAnsi="inherit" w:cs="Times New Roman"/>
          <w:color w:val="272727"/>
          <w:sz w:val="27"/>
          <w:szCs w:val="27"/>
        </w:rPr>
      </w:pPr>
      <w:r>
        <w:rPr>
          <w:rFonts w:ascii="inherit" w:eastAsia="Times New Roman" w:hAnsi="inherit" w:cs="Times New Roman"/>
          <w:noProof/>
          <w:color w:val="3B8DBD"/>
          <w:sz w:val="27"/>
          <w:szCs w:val="27"/>
          <w:bdr w:val="none" w:sz="0" w:space="0" w:color="auto" w:frame="1"/>
        </w:rPr>
        <w:lastRenderedPageBreak/>
        <w:drawing>
          <wp:inline distT="0" distB="0" distL="0" distR="0">
            <wp:extent cx="5715000" cy="4286250"/>
            <wp:effectExtent l="0" t="0" r="0" b="0"/>
            <wp:docPr id="23" name="Picture 23" descr="Select Language and Keyboard">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lect Language and Keyboard">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rsidR="009956AA" w:rsidRPr="009956AA" w:rsidRDefault="009956AA" w:rsidP="009956AA">
      <w:pPr>
        <w:shd w:val="clear" w:color="auto" w:fill="F1F1F1"/>
        <w:spacing w:line="384" w:lineRule="atLeast"/>
        <w:jc w:val="center"/>
        <w:textAlignment w:val="baseline"/>
        <w:rPr>
          <w:ins w:id="16" w:author="Unknown"/>
          <w:rFonts w:ascii="inherit" w:eastAsia="Times New Roman" w:hAnsi="inherit" w:cs="Times New Roman"/>
          <w:i/>
          <w:iCs/>
          <w:color w:val="999999"/>
          <w:sz w:val="20"/>
          <w:szCs w:val="20"/>
        </w:rPr>
      </w:pPr>
      <w:ins w:id="17" w:author="Unknown">
        <w:r w:rsidRPr="009956AA">
          <w:rPr>
            <w:rFonts w:ascii="inherit" w:eastAsia="Times New Roman" w:hAnsi="inherit" w:cs="Times New Roman"/>
            <w:i/>
            <w:iCs/>
            <w:color w:val="999999"/>
            <w:sz w:val="20"/>
            <w:szCs w:val="20"/>
          </w:rPr>
          <w:t>Select Language and Keyboard</w:t>
        </w:r>
      </w:ins>
    </w:p>
    <w:p w:rsidR="009956AA" w:rsidRPr="009956AA" w:rsidRDefault="009956AA" w:rsidP="009956AA">
      <w:pPr>
        <w:shd w:val="clear" w:color="auto" w:fill="F1F1F1"/>
        <w:spacing w:after="0" w:line="384" w:lineRule="atLeast"/>
        <w:jc w:val="center"/>
        <w:textAlignment w:val="baseline"/>
        <w:rPr>
          <w:ins w:id="18" w:author="Unknown"/>
          <w:rFonts w:ascii="inherit" w:eastAsia="Times New Roman" w:hAnsi="inherit" w:cs="Times New Roman"/>
          <w:color w:val="272727"/>
          <w:sz w:val="27"/>
          <w:szCs w:val="27"/>
        </w:rPr>
      </w:pPr>
      <w:r>
        <w:rPr>
          <w:rFonts w:ascii="inherit" w:eastAsia="Times New Roman" w:hAnsi="inherit" w:cs="Times New Roman"/>
          <w:noProof/>
          <w:color w:val="3B8DBD"/>
          <w:sz w:val="27"/>
          <w:szCs w:val="27"/>
          <w:bdr w:val="none" w:sz="0" w:space="0" w:color="auto" w:frame="1"/>
        </w:rPr>
        <w:lastRenderedPageBreak/>
        <w:drawing>
          <wp:inline distT="0" distB="0" distL="0" distR="0">
            <wp:extent cx="5715000" cy="4286250"/>
            <wp:effectExtent l="0" t="0" r="0" b="0"/>
            <wp:docPr id="22" name="Picture 22" descr="Select English Languag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lect English Language">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rsidR="009956AA" w:rsidRPr="009956AA" w:rsidRDefault="009956AA" w:rsidP="009956AA">
      <w:pPr>
        <w:shd w:val="clear" w:color="auto" w:fill="F1F1F1"/>
        <w:spacing w:line="384" w:lineRule="atLeast"/>
        <w:jc w:val="center"/>
        <w:textAlignment w:val="baseline"/>
        <w:rPr>
          <w:ins w:id="19" w:author="Unknown"/>
          <w:rFonts w:ascii="inherit" w:eastAsia="Times New Roman" w:hAnsi="inherit" w:cs="Times New Roman"/>
          <w:i/>
          <w:iCs/>
          <w:color w:val="999999"/>
          <w:sz w:val="20"/>
          <w:szCs w:val="20"/>
        </w:rPr>
      </w:pPr>
      <w:ins w:id="20" w:author="Unknown">
        <w:r w:rsidRPr="009956AA">
          <w:rPr>
            <w:rFonts w:ascii="inherit" w:eastAsia="Times New Roman" w:hAnsi="inherit" w:cs="Times New Roman"/>
            <w:i/>
            <w:iCs/>
            <w:color w:val="999999"/>
            <w:sz w:val="20"/>
            <w:szCs w:val="20"/>
          </w:rPr>
          <w:t>Select English Language</w:t>
        </w:r>
      </w:ins>
    </w:p>
    <w:p w:rsidR="009956AA" w:rsidRPr="009956AA" w:rsidRDefault="009956AA" w:rsidP="009956AA">
      <w:pPr>
        <w:spacing w:after="0" w:line="384" w:lineRule="atLeast"/>
        <w:textAlignment w:val="baseline"/>
        <w:rPr>
          <w:ins w:id="21" w:author="Unknown"/>
          <w:rFonts w:ascii="inherit" w:eastAsia="Times New Roman" w:hAnsi="inherit" w:cs="Times New Roman"/>
          <w:color w:val="272727"/>
          <w:sz w:val="27"/>
          <w:szCs w:val="27"/>
        </w:rPr>
      </w:pPr>
      <w:ins w:id="22" w:author="Unknown">
        <w:r w:rsidRPr="009956AA">
          <w:rPr>
            <w:rFonts w:ascii="inherit" w:eastAsia="Times New Roman" w:hAnsi="inherit" w:cs="Times New Roman"/>
            <w:color w:val="333333"/>
            <w:sz w:val="27"/>
            <w:szCs w:val="27"/>
            <w:bdr w:val="none" w:sz="0" w:space="0" w:color="auto" w:frame="1"/>
          </w:rPr>
          <w:t>6.</w:t>
        </w:r>
        <w:r w:rsidRPr="009956AA">
          <w:rPr>
            <w:rFonts w:ascii="inherit" w:eastAsia="Times New Roman" w:hAnsi="inherit" w:cs="Times New Roman"/>
            <w:color w:val="272727"/>
            <w:sz w:val="27"/>
            <w:szCs w:val="27"/>
          </w:rPr>
          <w:t> The same way choose your </w:t>
        </w:r>
        <w:r w:rsidRPr="009956AA">
          <w:rPr>
            <w:rFonts w:ascii="inherit" w:eastAsia="Times New Roman" w:hAnsi="inherit" w:cs="Times New Roman"/>
            <w:color w:val="333333"/>
            <w:sz w:val="27"/>
            <w:szCs w:val="27"/>
            <w:bdr w:val="none" w:sz="0" w:space="0" w:color="auto" w:frame="1"/>
          </w:rPr>
          <w:t>Keyboard Layout</w:t>
        </w:r>
        <w:r w:rsidRPr="009956AA">
          <w:rPr>
            <w:rFonts w:ascii="inherit" w:eastAsia="Times New Roman" w:hAnsi="inherit" w:cs="Times New Roman"/>
            <w:color w:val="272727"/>
            <w:sz w:val="27"/>
            <w:szCs w:val="27"/>
          </w:rPr>
          <w:t> by hitting the </w:t>
        </w:r>
        <w:r w:rsidRPr="009956AA">
          <w:rPr>
            <w:rFonts w:ascii="inherit" w:eastAsia="Times New Roman" w:hAnsi="inherit" w:cs="Times New Roman"/>
            <w:color w:val="333333"/>
            <w:sz w:val="27"/>
            <w:szCs w:val="27"/>
            <w:bdr w:val="none" w:sz="0" w:space="0" w:color="auto" w:frame="1"/>
          </w:rPr>
          <w:t>plus</w:t>
        </w:r>
        <w:r w:rsidRPr="009956AA">
          <w:rPr>
            <w:rFonts w:ascii="inherit" w:eastAsia="Times New Roman" w:hAnsi="inherit" w:cs="Times New Roman"/>
            <w:color w:val="272727"/>
            <w:sz w:val="27"/>
            <w:szCs w:val="27"/>
          </w:rPr>
          <w:t> button and test your keyboard configuration using the right input filed. After you finish setting up your keyboard, again hit on upper </w:t>
        </w:r>
        <w:proofErr w:type="gramStart"/>
        <w:r w:rsidRPr="009956AA">
          <w:rPr>
            <w:rFonts w:ascii="inherit" w:eastAsia="Times New Roman" w:hAnsi="inherit" w:cs="Times New Roman"/>
            <w:color w:val="333333"/>
            <w:sz w:val="27"/>
            <w:szCs w:val="27"/>
            <w:bdr w:val="none" w:sz="0" w:space="0" w:color="auto" w:frame="1"/>
          </w:rPr>
          <w:t>Done</w:t>
        </w:r>
        <w:proofErr w:type="gramEnd"/>
        <w:r w:rsidRPr="009956AA">
          <w:rPr>
            <w:rFonts w:ascii="inherit" w:eastAsia="Times New Roman" w:hAnsi="inherit" w:cs="Times New Roman"/>
            <w:color w:val="272727"/>
            <w:sz w:val="27"/>
            <w:szCs w:val="27"/>
          </w:rPr>
          <w:t> button to apply changes and go back to main screen on Installation Summary.</w:t>
        </w:r>
      </w:ins>
    </w:p>
    <w:p w:rsidR="009956AA" w:rsidRPr="009956AA" w:rsidRDefault="009956AA" w:rsidP="009956AA">
      <w:pPr>
        <w:shd w:val="clear" w:color="auto" w:fill="F1F1F1"/>
        <w:spacing w:after="0" w:line="384" w:lineRule="atLeast"/>
        <w:jc w:val="center"/>
        <w:textAlignment w:val="baseline"/>
        <w:rPr>
          <w:ins w:id="23" w:author="Unknown"/>
          <w:rFonts w:ascii="inherit" w:eastAsia="Times New Roman" w:hAnsi="inherit" w:cs="Times New Roman"/>
          <w:color w:val="272727"/>
          <w:sz w:val="27"/>
          <w:szCs w:val="27"/>
        </w:rPr>
      </w:pPr>
      <w:r>
        <w:rPr>
          <w:rFonts w:ascii="inherit" w:eastAsia="Times New Roman" w:hAnsi="inherit" w:cs="Times New Roman"/>
          <w:noProof/>
          <w:color w:val="3B8DBD"/>
          <w:sz w:val="27"/>
          <w:szCs w:val="27"/>
          <w:bdr w:val="none" w:sz="0" w:space="0" w:color="auto" w:frame="1"/>
        </w:rPr>
        <w:lastRenderedPageBreak/>
        <w:drawing>
          <wp:inline distT="0" distB="0" distL="0" distR="0">
            <wp:extent cx="5715000" cy="4286250"/>
            <wp:effectExtent l="0" t="0" r="0" b="0"/>
            <wp:docPr id="21" name="Picture 21" descr="Choose Keyboard Layout">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oose Keyboard Layout">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rsidR="009956AA" w:rsidRPr="009956AA" w:rsidRDefault="009956AA" w:rsidP="009956AA">
      <w:pPr>
        <w:shd w:val="clear" w:color="auto" w:fill="F1F1F1"/>
        <w:spacing w:line="384" w:lineRule="atLeast"/>
        <w:jc w:val="center"/>
        <w:textAlignment w:val="baseline"/>
        <w:rPr>
          <w:ins w:id="24" w:author="Unknown"/>
          <w:rFonts w:ascii="inherit" w:eastAsia="Times New Roman" w:hAnsi="inherit" w:cs="Times New Roman"/>
          <w:i/>
          <w:iCs/>
          <w:color w:val="999999"/>
          <w:sz w:val="20"/>
          <w:szCs w:val="20"/>
        </w:rPr>
      </w:pPr>
      <w:ins w:id="25" w:author="Unknown">
        <w:r w:rsidRPr="009956AA">
          <w:rPr>
            <w:rFonts w:ascii="inherit" w:eastAsia="Times New Roman" w:hAnsi="inherit" w:cs="Times New Roman"/>
            <w:i/>
            <w:iCs/>
            <w:color w:val="999999"/>
            <w:sz w:val="20"/>
            <w:szCs w:val="20"/>
          </w:rPr>
          <w:t>Choose Keyboard Layout</w:t>
        </w:r>
      </w:ins>
    </w:p>
    <w:p w:rsidR="009956AA" w:rsidRPr="009956AA" w:rsidRDefault="009956AA" w:rsidP="009956AA">
      <w:pPr>
        <w:shd w:val="clear" w:color="auto" w:fill="F1F1F1"/>
        <w:spacing w:after="0" w:line="384" w:lineRule="atLeast"/>
        <w:jc w:val="center"/>
        <w:textAlignment w:val="baseline"/>
        <w:rPr>
          <w:ins w:id="26" w:author="Unknown"/>
          <w:rFonts w:ascii="inherit" w:eastAsia="Times New Roman" w:hAnsi="inherit" w:cs="Times New Roman"/>
          <w:color w:val="272727"/>
          <w:sz w:val="27"/>
          <w:szCs w:val="27"/>
        </w:rPr>
      </w:pPr>
      <w:r>
        <w:rPr>
          <w:rFonts w:ascii="inherit" w:eastAsia="Times New Roman" w:hAnsi="inherit" w:cs="Times New Roman"/>
          <w:noProof/>
          <w:color w:val="3B8DBD"/>
          <w:sz w:val="27"/>
          <w:szCs w:val="27"/>
          <w:bdr w:val="none" w:sz="0" w:space="0" w:color="auto" w:frame="1"/>
        </w:rPr>
        <w:lastRenderedPageBreak/>
        <w:drawing>
          <wp:inline distT="0" distB="0" distL="0" distR="0">
            <wp:extent cx="5715000" cy="4286250"/>
            <wp:effectExtent l="0" t="0" r="0" b="0"/>
            <wp:docPr id="20" name="Picture 20" descr="Choose English Keyboard ">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oose English Keyboard ">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rsidR="009956AA" w:rsidRPr="009956AA" w:rsidRDefault="009956AA" w:rsidP="009956AA">
      <w:pPr>
        <w:shd w:val="clear" w:color="auto" w:fill="F1F1F1"/>
        <w:spacing w:line="384" w:lineRule="atLeast"/>
        <w:jc w:val="center"/>
        <w:textAlignment w:val="baseline"/>
        <w:rPr>
          <w:ins w:id="27" w:author="Unknown"/>
          <w:rFonts w:ascii="inherit" w:eastAsia="Times New Roman" w:hAnsi="inherit" w:cs="Times New Roman"/>
          <w:i/>
          <w:iCs/>
          <w:color w:val="999999"/>
          <w:sz w:val="20"/>
          <w:szCs w:val="20"/>
        </w:rPr>
      </w:pPr>
      <w:ins w:id="28" w:author="Unknown">
        <w:r w:rsidRPr="009956AA">
          <w:rPr>
            <w:rFonts w:ascii="inherit" w:eastAsia="Times New Roman" w:hAnsi="inherit" w:cs="Times New Roman"/>
            <w:i/>
            <w:iCs/>
            <w:color w:val="999999"/>
            <w:sz w:val="20"/>
            <w:szCs w:val="20"/>
          </w:rPr>
          <w:t>Choose English Keyboard</w:t>
        </w:r>
      </w:ins>
    </w:p>
    <w:p w:rsidR="009956AA" w:rsidRPr="009956AA" w:rsidRDefault="009956AA" w:rsidP="009956AA">
      <w:pPr>
        <w:spacing w:after="0" w:line="384" w:lineRule="atLeast"/>
        <w:textAlignment w:val="baseline"/>
        <w:rPr>
          <w:ins w:id="29" w:author="Unknown"/>
          <w:rFonts w:ascii="inherit" w:eastAsia="Times New Roman" w:hAnsi="inherit" w:cs="Times New Roman"/>
          <w:color w:val="272727"/>
          <w:sz w:val="27"/>
          <w:szCs w:val="27"/>
        </w:rPr>
      </w:pPr>
      <w:ins w:id="30" w:author="Unknown">
        <w:r w:rsidRPr="009956AA">
          <w:rPr>
            <w:rFonts w:ascii="inherit" w:eastAsia="Times New Roman" w:hAnsi="inherit" w:cs="Times New Roman"/>
            <w:color w:val="333333"/>
            <w:sz w:val="27"/>
            <w:szCs w:val="27"/>
            <w:bdr w:val="none" w:sz="0" w:space="0" w:color="auto" w:frame="1"/>
          </w:rPr>
          <w:t>7.</w:t>
        </w:r>
        <w:r w:rsidRPr="009956AA">
          <w:rPr>
            <w:rFonts w:ascii="inherit" w:eastAsia="Times New Roman" w:hAnsi="inherit" w:cs="Times New Roman"/>
            <w:color w:val="272727"/>
            <w:sz w:val="27"/>
            <w:szCs w:val="27"/>
          </w:rPr>
          <w:t> On the next step you can customize your installation by using other </w:t>
        </w:r>
        <w:r w:rsidRPr="009956AA">
          <w:rPr>
            <w:rFonts w:ascii="inherit" w:eastAsia="Times New Roman" w:hAnsi="inherit" w:cs="Times New Roman"/>
            <w:color w:val="333333"/>
            <w:sz w:val="27"/>
            <w:szCs w:val="27"/>
            <w:bdr w:val="none" w:sz="0" w:space="0" w:color="auto" w:frame="1"/>
          </w:rPr>
          <w:t>Installation Sources</w:t>
        </w:r>
        <w:r w:rsidRPr="009956AA">
          <w:rPr>
            <w:rFonts w:ascii="inherit" w:eastAsia="Times New Roman" w:hAnsi="inherit" w:cs="Times New Roman"/>
            <w:color w:val="272727"/>
            <w:sz w:val="27"/>
            <w:szCs w:val="27"/>
          </w:rPr>
          <w:t> than your local DVD/USB media, such as a network locations using </w:t>
        </w:r>
        <w:r w:rsidRPr="009956AA">
          <w:rPr>
            <w:rFonts w:ascii="inherit" w:eastAsia="Times New Roman" w:hAnsi="inherit" w:cs="Times New Roman"/>
            <w:color w:val="333333"/>
            <w:sz w:val="27"/>
            <w:szCs w:val="27"/>
            <w:bdr w:val="none" w:sz="0" w:space="0" w:color="auto" w:frame="1"/>
          </w:rPr>
          <w:t>HTTP</w:t>
        </w:r>
        <w:r w:rsidRPr="009956AA">
          <w:rPr>
            <w:rFonts w:ascii="inherit" w:eastAsia="Times New Roman" w:hAnsi="inherit" w:cs="Times New Roman"/>
            <w:color w:val="272727"/>
            <w:sz w:val="27"/>
            <w:szCs w:val="27"/>
          </w:rPr>
          <w:t>, </w:t>
        </w:r>
        <w:r w:rsidRPr="009956AA">
          <w:rPr>
            <w:rFonts w:ascii="inherit" w:eastAsia="Times New Roman" w:hAnsi="inherit" w:cs="Times New Roman"/>
            <w:color w:val="333333"/>
            <w:sz w:val="27"/>
            <w:szCs w:val="27"/>
            <w:bdr w:val="none" w:sz="0" w:space="0" w:color="auto" w:frame="1"/>
          </w:rPr>
          <w:t>HTTPS</w:t>
        </w:r>
        <w:r w:rsidRPr="009956AA">
          <w:rPr>
            <w:rFonts w:ascii="inherit" w:eastAsia="Times New Roman" w:hAnsi="inherit" w:cs="Times New Roman"/>
            <w:color w:val="272727"/>
            <w:sz w:val="27"/>
            <w:szCs w:val="27"/>
          </w:rPr>
          <w:t>, </w:t>
        </w:r>
        <w:r w:rsidRPr="009956AA">
          <w:rPr>
            <w:rFonts w:ascii="inherit" w:eastAsia="Times New Roman" w:hAnsi="inherit" w:cs="Times New Roman"/>
            <w:color w:val="333333"/>
            <w:sz w:val="27"/>
            <w:szCs w:val="27"/>
            <w:bdr w:val="none" w:sz="0" w:space="0" w:color="auto" w:frame="1"/>
          </w:rPr>
          <w:t>FTP</w:t>
        </w:r>
        <w:r w:rsidRPr="009956AA">
          <w:rPr>
            <w:rFonts w:ascii="inherit" w:eastAsia="Times New Roman" w:hAnsi="inherit" w:cs="Times New Roman"/>
            <w:color w:val="272727"/>
            <w:sz w:val="27"/>
            <w:szCs w:val="27"/>
          </w:rPr>
          <w:t> or </w:t>
        </w:r>
        <w:r w:rsidRPr="009956AA">
          <w:rPr>
            <w:rFonts w:ascii="inherit" w:eastAsia="Times New Roman" w:hAnsi="inherit" w:cs="Times New Roman"/>
            <w:color w:val="333333"/>
            <w:sz w:val="27"/>
            <w:szCs w:val="27"/>
            <w:bdr w:val="none" w:sz="0" w:space="0" w:color="auto" w:frame="1"/>
          </w:rPr>
          <w:t>NFS</w:t>
        </w:r>
        <w:r w:rsidRPr="009956AA">
          <w:rPr>
            <w:rFonts w:ascii="inherit" w:eastAsia="Times New Roman" w:hAnsi="inherit" w:cs="Times New Roman"/>
            <w:color w:val="272727"/>
            <w:sz w:val="27"/>
            <w:szCs w:val="27"/>
          </w:rPr>
          <w:t> protocols and even add some additional repositories, but use this methods only if you know what you’re doing. So leave the default </w:t>
        </w:r>
        <w:r w:rsidRPr="009956AA">
          <w:rPr>
            <w:rFonts w:ascii="inherit" w:eastAsia="Times New Roman" w:hAnsi="inherit" w:cs="Times New Roman"/>
            <w:color w:val="333333"/>
            <w:sz w:val="27"/>
            <w:szCs w:val="27"/>
            <w:bdr w:val="none" w:sz="0" w:space="0" w:color="auto" w:frame="1"/>
          </w:rPr>
          <w:t>Auto-detected installation media</w:t>
        </w:r>
        <w:r w:rsidRPr="009956AA">
          <w:rPr>
            <w:rFonts w:ascii="inherit" w:eastAsia="Times New Roman" w:hAnsi="inherit" w:cs="Times New Roman"/>
            <w:color w:val="272727"/>
            <w:sz w:val="27"/>
            <w:szCs w:val="27"/>
          </w:rPr>
          <w:t> and hit on </w:t>
        </w:r>
        <w:proofErr w:type="gramStart"/>
        <w:r w:rsidRPr="009956AA">
          <w:rPr>
            <w:rFonts w:ascii="inherit" w:eastAsia="Times New Roman" w:hAnsi="inherit" w:cs="Times New Roman"/>
            <w:color w:val="333333"/>
            <w:sz w:val="27"/>
            <w:szCs w:val="27"/>
            <w:bdr w:val="none" w:sz="0" w:space="0" w:color="auto" w:frame="1"/>
          </w:rPr>
          <w:t>Done</w:t>
        </w:r>
        <w:proofErr w:type="gramEnd"/>
        <w:r w:rsidRPr="009956AA">
          <w:rPr>
            <w:rFonts w:ascii="inherit" w:eastAsia="Times New Roman" w:hAnsi="inherit" w:cs="Times New Roman"/>
            <w:color w:val="272727"/>
            <w:sz w:val="27"/>
            <w:szCs w:val="27"/>
          </w:rPr>
          <w:t> to continue.</w:t>
        </w:r>
      </w:ins>
    </w:p>
    <w:p w:rsidR="009956AA" w:rsidRPr="009956AA" w:rsidRDefault="009956AA" w:rsidP="009956AA">
      <w:pPr>
        <w:shd w:val="clear" w:color="auto" w:fill="F1F1F1"/>
        <w:spacing w:after="0" w:line="384" w:lineRule="atLeast"/>
        <w:jc w:val="center"/>
        <w:textAlignment w:val="baseline"/>
        <w:rPr>
          <w:ins w:id="31" w:author="Unknown"/>
          <w:rFonts w:ascii="inherit" w:eastAsia="Times New Roman" w:hAnsi="inherit" w:cs="Times New Roman"/>
          <w:color w:val="272727"/>
          <w:sz w:val="27"/>
          <w:szCs w:val="27"/>
        </w:rPr>
      </w:pPr>
      <w:r>
        <w:rPr>
          <w:rFonts w:ascii="inherit" w:eastAsia="Times New Roman" w:hAnsi="inherit" w:cs="Times New Roman"/>
          <w:noProof/>
          <w:color w:val="3B8DBD"/>
          <w:sz w:val="27"/>
          <w:szCs w:val="27"/>
          <w:bdr w:val="none" w:sz="0" w:space="0" w:color="auto" w:frame="1"/>
        </w:rPr>
        <w:lastRenderedPageBreak/>
        <w:drawing>
          <wp:inline distT="0" distB="0" distL="0" distR="0">
            <wp:extent cx="5715000" cy="4286250"/>
            <wp:effectExtent l="0" t="0" r="0" b="0"/>
            <wp:docPr id="19" name="Picture 19" descr="Choose Installation Sources">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oose Installation Sources">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rsidR="009956AA" w:rsidRPr="009956AA" w:rsidRDefault="009956AA" w:rsidP="009956AA">
      <w:pPr>
        <w:shd w:val="clear" w:color="auto" w:fill="F1F1F1"/>
        <w:spacing w:line="384" w:lineRule="atLeast"/>
        <w:jc w:val="center"/>
        <w:textAlignment w:val="baseline"/>
        <w:rPr>
          <w:ins w:id="32" w:author="Unknown"/>
          <w:rFonts w:ascii="inherit" w:eastAsia="Times New Roman" w:hAnsi="inherit" w:cs="Times New Roman"/>
          <w:i/>
          <w:iCs/>
          <w:color w:val="999999"/>
          <w:sz w:val="20"/>
          <w:szCs w:val="20"/>
        </w:rPr>
      </w:pPr>
      <w:ins w:id="33" w:author="Unknown">
        <w:r w:rsidRPr="009956AA">
          <w:rPr>
            <w:rFonts w:ascii="inherit" w:eastAsia="Times New Roman" w:hAnsi="inherit" w:cs="Times New Roman"/>
            <w:i/>
            <w:iCs/>
            <w:color w:val="999999"/>
            <w:sz w:val="20"/>
            <w:szCs w:val="20"/>
          </w:rPr>
          <w:t>Choose Installation Sources</w:t>
        </w:r>
      </w:ins>
    </w:p>
    <w:p w:rsidR="009956AA" w:rsidRPr="009956AA" w:rsidRDefault="009956AA" w:rsidP="009956AA">
      <w:pPr>
        <w:shd w:val="clear" w:color="auto" w:fill="F1F1F1"/>
        <w:spacing w:after="0" w:line="384" w:lineRule="atLeast"/>
        <w:jc w:val="center"/>
        <w:textAlignment w:val="baseline"/>
        <w:rPr>
          <w:ins w:id="34" w:author="Unknown"/>
          <w:rFonts w:ascii="inherit" w:eastAsia="Times New Roman" w:hAnsi="inherit" w:cs="Times New Roman"/>
          <w:color w:val="272727"/>
          <w:sz w:val="27"/>
          <w:szCs w:val="27"/>
        </w:rPr>
      </w:pPr>
      <w:r>
        <w:rPr>
          <w:rFonts w:ascii="inherit" w:eastAsia="Times New Roman" w:hAnsi="inherit" w:cs="Times New Roman"/>
          <w:noProof/>
          <w:color w:val="3B8DBD"/>
          <w:sz w:val="27"/>
          <w:szCs w:val="27"/>
          <w:bdr w:val="none" w:sz="0" w:space="0" w:color="auto" w:frame="1"/>
        </w:rPr>
        <w:lastRenderedPageBreak/>
        <w:drawing>
          <wp:inline distT="0" distB="0" distL="0" distR="0">
            <wp:extent cx="5715000" cy="4286250"/>
            <wp:effectExtent l="0" t="0" r="0" b="0"/>
            <wp:docPr id="18" name="Picture 18" descr="Auto Detect Installation Typ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uto Detect Installation Type">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rsidR="009956AA" w:rsidRPr="009956AA" w:rsidRDefault="009956AA" w:rsidP="009956AA">
      <w:pPr>
        <w:shd w:val="clear" w:color="auto" w:fill="F1F1F1"/>
        <w:spacing w:line="384" w:lineRule="atLeast"/>
        <w:jc w:val="center"/>
        <w:textAlignment w:val="baseline"/>
        <w:rPr>
          <w:ins w:id="35" w:author="Unknown"/>
          <w:rFonts w:ascii="inherit" w:eastAsia="Times New Roman" w:hAnsi="inherit" w:cs="Times New Roman"/>
          <w:i/>
          <w:iCs/>
          <w:color w:val="999999"/>
          <w:sz w:val="20"/>
          <w:szCs w:val="20"/>
        </w:rPr>
      </w:pPr>
      <w:ins w:id="36" w:author="Unknown">
        <w:r w:rsidRPr="009956AA">
          <w:rPr>
            <w:rFonts w:ascii="inherit" w:eastAsia="Times New Roman" w:hAnsi="inherit" w:cs="Times New Roman"/>
            <w:i/>
            <w:iCs/>
            <w:color w:val="999999"/>
            <w:sz w:val="20"/>
            <w:szCs w:val="20"/>
          </w:rPr>
          <w:t>Auto Detect Installation Type</w:t>
        </w:r>
      </w:ins>
    </w:p>
    <w:p w:rsidR="009956AA" w:rsidRPr="009956AA" w:rsidRDefault="009956AA" w:rsidP="009956AA">
      <w:pPr>
        <w:spacing w:after="0" w:line="384" w:lineRule="atLeast"/>
        <w:textAlignment w:val="baseline"/>
        <w:rPr>
          <w:ins w:id="37" w:author="Unknown"/>
          <w:rFonts w:ascii="inherit" w:eastAsia="Times New Roman" w:hAnsi="inherit" w:cs="Times New Roman"/>
          <w:color w:val="272727"/>
          <w:sz w:val="27"/>
          <w:szCs w:val="27"/>
        </w:rPr>
      </w:pPr>
      <w:ins w:id="38" w:author="Unknown">
        <w:r w:rsidRPr="009956AA">
          <w:rPr>
            <w:rFonts w:ascii="inherit" w:eastAsia="Times New Roman" w:hAnsi="inherit" w:cs="Times New Roman"/>
            <w:color w:val="333333"/>
            <w:sz w:val="27"/>
            <w:szCs w:val="27"/>
            <w:bdr w:val="none" w:sz="0" w:space="0" w:color="auto" w:frame="1"/>
          </w:rPr>
          <w:t>8.</w:t>
        </w:r>
        <w:r w:rsidRPr="009956AA">
          <w:rPr>
            <w:rFonts w:ascii="inherit" w:eastAsia="Times New Roman" w:hAnsi="inherit" w:cs="Times New Roman"/>
            <w:color w:val="272727"/>
            <w:sz w:val="27"/>
            <w:szCs w:val="27"/>
          </w:rPr>
          <w:t xml:space="preserve"> On the next step you can choose your system installation software. On this step </w:t>
        </w:r>
        <w:proofErr w:type="spellStart"/>
        <w:r w:rsidRPr="009956AA">
          <w:rPr>
            <w:rFonts w:ascii="inherit" w:eastAsia="Times New Roman" w:hAnsi="inherit" w:cs="Times New Roman"/>
            <w:color w:val="272727"/>
            <w:sz w:val="27"/>
            <w:szCs w:val="27"/>
          </w:rPr>
          <w:t>CentOS</w:t>
        </w:r>
        <w:proofErr w:type="spellEnd"/>
        <w:r w:rsidRPr="009956AA">
          <w:rPr>
            <w:rFonts w:ascii="inherit" w:eastAsia="Times New Roman" w:hAnsi="inherit" w:cs="Times New Roman"/>
            <w:color w:val="272727"/>
            <w:sz w:val="27"/>
            <w:szCs w:val="27"/>
          </w:rPr>
          <w:t xml:space="preserve"> offers a lot of Server and Desktop platform environments that you choose from, but, if you want a high degree of customization, especially if you are going to use </w:t>
        </w:r>
        <w:proofErr w:type="spellStart"/>
        <w:r w:rsidRPr="009956AA">
          <w:rPr>
            <w:rFonts w:ascii="inherit" w:eastAsia="Times New Roman" w:hAnsi="inherit" w:cs="Times New Roman"/>
            <w:color w:val="272727"/>
            <w:sz w:val="27"/>
            <w:szCs w:val="27"/>
          </w:rPr>
          <w:t>CentOS</w:t>
        </w:r>
        <w:proofErr w:type="spellEnd"/>
        <w:r w:rsidRPr="009956AA">
          <w:rPr>
            <w:rFonts w:ascii="inherit" w:eastAsia="Times New Roman" w:hAnsi="inherit" w:cs="Times New Roman"/>
            <w:color w:val="272727"/>
            <w:sz w:val="27"/>
            <w:szCs w:val="27"/>
          </w:rPr>
          <w:t xml:space="preserve"> 7 to run as a server platform, then I suggest you select </w:t>
        </w:r>
        <w:r w:rsidRPr="009956AA">
          <w:rPr>
            <w:rFonts w:ascii="inherit" w:eastAsia="Times New Roman" w:hAnsi="inherit" w:cs="Times New Roman"/>
            <w:color w:val="333333"/>
            <w:sz w:val="27"/>
            <w:szCs w:val="27"/>
            <w:bdr w:val="none" w:sz="0" w:space="0" w:color="auto" w:frame="1"/>
          </w:rPr>
          <w:t>Minimal Install</w:t>
        </w:r>
        <w:r w:rsidRPr="009956AA">
          <w:rPr>
            <w:rFonts w:ascii="inherit" w:eastAsia="Times New Roman" w:hAnsi="inherit" w:cs="Times New Roman"/>
            <w:color w:val="272727"/>
            <w:sz w:val="27"/>
            <w:szCs w:val="27"/>
          </w:rPr>
          <w:t> with </w:t>
        </w:r>
        <w:r w:rsidRPr="009956AA">
          <w:rPr>
            <w:rFonts w:ascii="inherit" w:eastAsia="Times New Roman" w:hAnsi="inherit" w:cs="Times New Roman"/>
            <w:color w:val="333333"/>
            <w:sz w:val="27"/>
            <w:szCs w:val="27"/>
            <w:bdr w:val="none" w:sz="0" w:space="0" w:color="auto" w:frame="1"/>
          </w:rPr>
          <w:t>Compatibility Libraries</w:t>
        </w:r>
        <w:r w:rsidRPr="009956AA">
          <w:rPr>
            <w:rFonts w:ascii="inherit" w:eastAsia="Times New Roman" w:hAnsi="inherit" w:cs="Times New Roman"/>
            <w:color w:val="272727"/>
            <w:sz w:val="27"/>
            <w:szCs w:val="27"/>
          </w:rPr>
          <w:t> as </w:t>
        </w:r>
        <w:r w:rsidRPr="009956AA">
          <w:rPr>
            <w:rFonts w:ascii="inherit" w:eastAsia="Times New Roman" w:hAnsi="inherit" w:cs="Times New Roman"/>
            <w:color w:val="333333"/>
            <w:sz w:val="27"/>
            <w:szCs w:val="27"/>
            <w:bdr w:val="none" w:sz="0" w:space="0" w:color="auto" w:frame="1"/>
          </w:rPr>
          <w:t>Add-ons</w:t>
        </w:r>
        <w:r w:rsidRPr="009956AA">
          <w:rPr>
            <w:rFonts w:ascii="inherit" w:eastAsia="Times New Roman" w:hAnsi="inherit" w:cs="Times New Roman"/>
            <w:color w:val="272727"/>
            <w:sz w:val="27"/>
            <w:szCs w:val="27"/>
          </w:rPr>
          <w:t>, which will install a minimal basic system software and later you can add other packages as your needs require using </w:t>
        </w:r>
        <w:r w:rsidRPr="009956AA">
          <w:rPr>
            <w:rFonts w:ascii="inherit" w:eastAsia="Times New Roman" w:hAnsi="inherit" w:cs="Times New Roman"/>
            <w:color w:val="333333"/>
            <w:sz w:val="27"/>
            <w:szCs w:val="27"/>
            <w:bdr w:val="none" w:sz="0" w:space="0" w:color="auto" w:frame="1"/>
          </w:rPr>
          <w:t xml:space="preserve">yum </w:t>
        </w:r>
        <w:proofErr w:type="spellStart"/>
        <w:r w:rsidRPr="009956AA">
          <w:rPr>
            <w:rFonts w:ascii="inherit" w:eastAsia="Times New Roman" w:hAnsi="inherit" w:cs="Times New Roman"/>
            <w:color w:val="333333"/>
            <w:sz w:val="27"/>
            <w:szCs w:val="27"/>
            <w:bdr w:val="none" w:sz="0" w:space="0" w:color="auto" w:frame="1"/>
          </w:rPr>
          <w:t>groupinstall</w:t>
        </w:r>
        <w:r w:rsidRPr="009956AA">
          <w:rPr>
            <w:rFonts w:ascii="inherit" w:eastAsia="Times New Roman" w:hAnsi="inherit" w:cs="Times New Roman"/>
            <w:color w:val="272727"/>
            <w:sz w:val="27"/>
            <w:szCs w:val="27"/>
          </w:rPr>
          <w:t>command</w:t>
        </w:r>
        <w:proofErr w:type="spellEnd"/>
        <w:r w:rsidRPr="009956AA">
          <w:rPr>
            <w:rFonts w:ascii="inherit" w:eastAsia="Times New Roman" w:hAnsi="inherit" w:cs="Times New Roman"/>
            <w:color w:val="272727"/>
            <w:sz w:val="27"/>
            <w:szCs w:val="27"/>
          </w:rPr>
          <w:t>.</w:t>
        </w:r>
      </w:ins>
    </w:p>
    <w:p w:rsidR="009956AA" w:rsidRPr="009956AA" w:rsidRDefault="009956AA" w:rsidP="009956AA">
      <w:pPr>
        <w:shd w:val="clear" w:color="auto" w:fill="F1F1F1"/>
        <w:spacing w:after="0" w:line="384" w:lineRule="atLeast"/>
        <w:jc w:val="center"/>
        <w:textAlignment w:val="baseline"/>
        <w:rPr>
          <w:ins w:id="39" w:author="Unknown"/>
          <w:rFonts w:ascii="inherit" w:eastAsia="Times New Roman" w:hAnsi="inherit" w:cs="Times New Roman"/>
          <w:color w:val="272727"/>
          <w:sz w:val="27"/>
          <w:szCs w:val="27"/>
        </w:rPr>
      </w:pPr>
      <w:r>
        <w:rPr>
          <w:rFonts w:ascii="inherit" w:eastAsia="Times New Roman" w:hAnsi="inherit" w:cs="Times New Roman"/>
          <w:noProof/>
          <w:color w:val="3B8DBD"/>
          <w:sz w:val="27"/>
          <w:szCs w:val="27"/>
          <w:bdr w:val="none" w:sz="0" w:space="0" w:color="auto" w:frame="1"/>
        </w:rPr>
        <w:lastRenderedPageBreak/>
        <w:drawing>
          <wp:inline distT="0" distB="0" distL="0" distR="0">
            <wp:extent cx="5715000" cy="4286250"/>
            <wp:effectExtent l="0" t="0" r="0" b="0"/>
            <wp:docPr id="17" name="Picture 17" descr="Software Selection">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oftware Selection">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rsidR="009956AA" w:rsidRPr="009956AA" w:rsidRDefault="009956AA" w:rsidP="009956AA">
      <w:pPr>
        <w:shd w:val="clear" w:color="auto" w:fill="F1F1F1"/>
        <w:spacing w:line="384" w:lineRule="atLeast"/>
        <w:jc w:val="center"/>
        <w:textAlignment w:val="baseline"/>
        <w:rPr>
          <w:ins w:id="40" w:author="Unknown"/>
          <w:rFonts w:ascii="inherit" w:eastAsia="Times New Roman" w:hAnsi="inherit" w:cs="Times New Roman"/>
          <w:i/>
          <w:iCs/>
          <w:color w:val="999999"/>
          <w:sz w:val="20"/>
          <w:szCs w:val="20"/>
        </w:rPr>
      </w:pPr>
      <w:ins w:id="41" w:author="Unknown">
        <w:r w:rsidRPr="009956AA">
          <w:rPr>
            <w:rFonts w:ascii="inherit" w:eastAsia="Times New Roman" w:hAnsi="inherit" w:cs="Times New Roman"/>
            <w:i/>
            <w:iCs/>
            <w:color w:val="999999"/>
            <w:sz w:val="20"/>
            <w:szCs w:val="20"/>
          </w:rPr>
          <w:t>Software Selection</w:t>
        </w:r>
      </w:ins>
    </w:p>
    <w:p w:rsidR="009956AA" w:rsidRPr="009956AA" w:rsidRDefault="009956AA" w:rsidP="009956AA">
      <w:pPr>
        <w:shd w:val="clear" w:color="auto" w:fill="F1F1F1"/>
        <w:spacing w:after="0" w:line="384" w:lineRule="atLeast"/>
        <w:jc w:val="center"/>
        <w:textAlignment w:val="baseline"/>
        <w:rPr>
          <w:ins w:id="42" w:author="Unknown"/>
          <w:rFonts w:ascii="inherit" w:eastAsia="Times New Roman" w:hAnsi="inherit" w:cs="Times New Roman"/>
          <w:color w:val="272727"/>
          <w:sz w:val="27"/>
          <w:szCs w:val="27"/>
        </w:rPr>
      </w:pPr>
      <w:r>
        <w:rPr>
          <w:rFonts w:ascii="inherit" w:eastAsia="Times New Roman" w:hAnsi="inherit" w:cs="Times New Roman"/>
          <w:noProof/>
          <w:color w:val="3B8DBD"/>
          <w:sz w:val="27"/>
          <w:szCs w:val="27"/>
          <w:bdr w:val="none" w:sz="0" w:space="0" w:color="auto" w:frame="1"/>
        </w:rPr>
        <w:lastRenderedPageBreak/>
        <w:drawing>
          <wp:inline distT="0" distB="0" distL="0" distR="0">
            <wp:extent cx="5715000" cy="4286250"/>
            <wp:effectExtent l="0" t="0" r="0" b="0"/>
            <wp:docPr id="16" name="Picture 16" descr="Select CentOS 7 Minimal Install">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lect CentOS 7 Minimal Install">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rsidR="009956AA" w:rsidRPr="009956AA" w:rsidRDefault="009956AA" w:rsidP="009956AA">
      <w:pPr>
        <w:shd w:val="clear" w:color="auto" w:fill="F1F1F1"/>
        <w:spacing w:line="384" w:lineRule="atLeast"/>
        <w:jc w:val="center"/>
        <w:textAlignment w:val="baseline"/>
        <w:rPr>
          <w:ins w:id="43" w:author="Unknown"/>
          <w:rFonts w:ascii="inherit" w:eastAsia="Times New Roman" w:hAnsi="inherit" w:cs="Times New Roman"/>
          <w:i/>
          <w:iCs/>
          <w:color w:val="999999"/>
          <w:sz w:val="20"/>
          <w:szCs w:val="20"/>
        </w:rPr>
      </w:pPr>
      <w:ins w:id="44" w:author="Unknown">
        <w:r w:rsidRPr="009956AA">
          <w:rPr>
            <w:rFonts w:ascii="inherit" w:eastAsia="Times New Roman" w:hAnsi="inherit" w:cs="Times New Roman"/>
            <w:i/>
            <w:iCs/>
            <w:color w:val="999999"/>
            <w:sz w:val="20"/>
            <w:szCs w:val="20"/>
          </w:rPr>
          <w:t xml:space="preserve">Select </w:t>
        </w:r>
        <w:proofErr w:type="spellStart"/>
        <w:r w:rsidRPr="009956AA">
          <w:rPr>
            <w:rFonts w:ascii="inherit" w:eastAsia="Times New Roman" w:hAnsi="inherit" w:cs="Times New Roman"/>
            <w:i/>
            <w:iCs/>
            <w:color w:val="999999"/>
            <w:sz w:val="20"/>
            <w:szCs w:val="20"/>
          </w:rPr>
          <w:t>CentOS</w:t>
        </w:r>
        <w:proofErr w:type="spellEnd"/>
        <w:r w:rsidRPr="009956AA">
          <w:rPr>
            <w:rFonts w:ascii="inherit" w:eastAsia="Times New Roman" w:hAnsi="inherit" w:cs="Times New Roman"/>
            <w:i/>
            <w:iCs/>
            <w:color w:val="999999"/>
            <w:sz w:val="20"/>
            <w:szCs w:val="20"/>
          </w:rPr>
          <w:t xml:space="preserve"> 7 Minimal Install</w:t>
        </w:r>
      </w:ins>
    </w:p>
    <w:p w:rsidR="009956AA" w:rsidRPr="009956AA" w:rsidRDefault="009956AA" w:rsidP="009956AA">
      <w:pPr>
        <w:spacing w:after="0" w:line="384" w:lineRule="atLeast"/>
        <w:textAlignment w:val="baseline"/>
        <w:rPr>
          <w:ins w:id="45" w:author="Unknown"/>
          <w:rFonts w:ascii="inherit" w:eastAsia="Times New Roman" w:hAnsi="inherit" w:cs="Times New Roman"/>
          <w:color w:val="272727"/>
          <w:sz w:val="27"/>
          <w:szCs w:val="27"/>
        </w:rPr>
      </w:pPr>
      <w:ins w:id="46" w:author="Unknown">
        <w:r w:rsidRPr="009956AA">
          <w:rPr>
            <w:rFonts w:ascii="inherit" w:eastAsia="Times New Roman" w:hAnsi="inherit" w:cs="Times New Roman"/>
            <w:color w:val="333333"/>
            <w:sz w:val="27"/>
            <w:szCs w:val="27"/>
            <w:bdr w:val="none" w:sz="0" w:space="0" w:color="auto" w:frame="1"/>
          </w:rPr>
          <w:t>9.</w:t>
        </w:r>
        <w:r w:rsidRPr="009956AA">
          <w:rPr>
            <w:rFonts w:ascii="inherit" w:eastAsia="Times New Roman" w:hAnsi="inherit" w:cs="Times New Roman"/>
            <w:color w:val="272727"/>
            <w:sz w:val="27"/>
            <w:szCs w:val="27"/>
          </w:rPr>
          <w:t> Now it’s time to partition your hard-drive. Click on </w:t>
        </w:r>
        <w:r w:rsidRPr="009956AA">
          <w:rPr>
            <w:rFonts w:ascii="inherit" w:eastAsia="Times New Roman" w:hAnsi="inherit" w:cs="Times New Roman"/>
            <w:color w:val="333333"/>
            <w:sz w:val="27"/>
            <w:szCs w:val="27"/>
            <w:bdr w:val="none" w:sz="0" w:space="0" w:color="auto" w:frame="1"/>
          </w:rPr>
          <w:t>Installation Destination</w:t>
        </w:r>
        <w:r w:rsidRPr="009956AA">
          <w:rPr>
            <w:rFonts w:ascii="inherit" w:eastAsia="Times New Roman" w:hAnsi="inherit" w:cs="Times New Roman"/>
            <w:color w:val="272727"/>
            <w:sz w:val="27"/>
            <w:szCs w:val="27"/>
          </w:rPr>
          <w:t> menu, select your disk and choose </w:t>
        </w:r>
        <w:r w:rsidRPr="009956AA">
          <w:rPr>
            <w:rFonts w:ascii="inherit" w:eastAsia="Times New Roman" w:hAnsi="inherit" w:cs="Times New Roman"/>
            <w:color w:val="333333"/>
            <w:sz w:val="27"/>
            <w:szCs w:val="27"/>
            <w:bdr w:val="none" w:sz="0" w:space="0" w:color="auto" w:frame="1"/>
          </w:rPr>
          <w:t>I will configure partitioning</w:t>
        </w:r>
        <w:r w:rsidRPr="009956AA">
          <w:rPr>
            <w:rFonts w:ascii="inherit" w:eastAsia="Times New Roman" w:hAnsi="inherit" w:cs="Times New Roman"/>
            <w:color w:val="272727"/>
            <w:sz w:val="27"/>
            <w:szCs w:val="27"/>
          </w:rPr>
          <w:t>.</w:t>
        </w:r>
      </w:ins>
    </w:p>
    <w:p w:rsidR="009956AA" w:rsidRPr="009956AA" w:rsidRDefault="009956AA" w:rsidP="009956AA">
      <w:pPr>
        <w:shd w:val="clear" w:color="auto" w:fill="F1F1F1"/>
        <w:spacing w:after="0" w:line="384" w:lineRule="atLeast"/>
        <w:jc w:val="center"/>
        <w:textAlignment w:val="baseline"/>
        <w:rPr>
          <w:ins w:id="47" w:author="Unknown"/>
          <w:rFonts w:ascii="inherit" w:eastAsia="Times New Roman" w:hAnsi="inherit" w:cs="Times New Roman"/>
          <w:color w:val="272727"/>
          <w:sz w:val="27"/>
          <w:szCs w:val="27"/>
        </w:rPr>
      </w:pPr>
      <w:r>
        <w:rPr>
          <w:rFonts w:ascii="inherit" w:eastAsia="Times New Roman" w:hAnsi="inherit" w:cs="Times New Roman"/>
          <w:noProof/>
          <w:color w:val="3B8DBD"/>
          <w:sz w:val="27"/>
          <w:szCs w:val="27"/>
          <w:bdr w:val="none" w:sz="0" w:space="0" w:color="auto" w:frame="1"/>
        </w:rPr>
        <w:lastRenderedPageBreak/>
        <w:drawing>
          <wp:inline distT="0" distB="0" distL="0" distR="0">
            <wp:extent cx="5715000" cy="4286250"/>
            <wp:effectExtent l="0" t="0" r="0" b="0"/>
            <wp:docPr id="15" name="Picture 15" descr="Choose Installation Destination">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oose Installation Destination">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rsidR="009956AA" w:rsidRPr="009956AA" w:rsidRDefault="009956AA" w:rsidP="009956AA">
      <w:pPr>
        <w:shd w:val="clear" w:color="auto" w:fill="F1F1F1"/>
        <w:spacing w:line="384" w:lineRule="atLeast"/>
        <w:jc w:val="center"/>
        <w:textAlignment w:val="baseline"/>
        <w:rPr>
          <w:ins w:id="48" w:author="Unknown"/>
          <w:rFonts w:ascii="inherit" w:eastAsia="Times New Roman" w:hAnsi="inherit" w:cs="Times New Roman"/>
          <w:i/>
          <w:iCs/>
          <w:color w:val="999999"/>
          <w:sz w:val="20"/>
          <w:szCs w:val="20"/>
        </w:rPr>
      </w:pPr>
      <w:ins w:id="49" w:author="Unknown">
        <w:r w:rsidRPr="009956AA">
          <w:rPr>
            <w:rFonts w:ascii="inherit" w:eastAsia="Times New Roman" w:hAnsi="inherit" w:cs="Times New Roman"/>
            <w:i/>
            <w:iCs/>
            <w:color w:val="999999"/>
            <w:sz w:val="20"/>
            <w:szCs w:val="20"/>
          </w:rPr>
          <w:t>Choose Installation Destination</w:t>
        </w:r>
      </w:ins>
    </w:p>
    <w:p w:rsidR="009956AA" w:rsidRPr="009956AA" w:rsidRDefault="009956AA" w:rsidP="009956AA">
      <w:pPr>
        <w:shd w:val="clear" w:color="auto" w:fill="F1F1F1"/>
        <w:spacing w:after="0" w:line="384" w:lineRule="atLeast"/>
        <w:jc w:val="center"/>
        <w:textAlignment w:val="baseline"/>
        <w:rPr>
          <w:ins w:id="50" w:author="Unknown"/>
          <w:rFonts w:ascii="inherit" w:eastAsia="Times New Roman" w:hAnsi="inherit" w:cs="Times New Roman"/>
          <w:color w:val="272727"/>
          <w:sz w:val="27"/>
          <w:szCs w:val="27"/>
        </w:rPr>
      </w:pPr>
      <w:r>
        <w:rPr>
          <w:rFonts w:ascii="inherit" w:eastAsia="Times New Roman" w:hAnsi="inherit" w:cs="Times New Roman"/>
          <w:noProof/>
          <w:color w:val="3B8DBD"/>
          <w:sz w:val="27"/>
          <w:szCs w:val="27"/>
          <w:bdr w:val="none" w:sz="0" w:space="0" w:color="auto" w:frame="1"/>
        </w:rPr>
        <w:lastRenderedPageBreak/>
        <w:drawing>
          <wp:inline distT="0" distB="0" distL="0" distR="0">
            <wp:extent cx="5715000" cy="4286250"/>
            <wp:effectExtent l="0" t="0" r="0" b="0"/>
            <wp:docPr id="14" name="Picture 14" descr="Installation Device Selection">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stallation Device Selection">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rsidR="009956AA" w:rsidRPr="009956AA" w:rsidRDefault="009956AA" w:rsidP="009956AA">
      <w:pPr>
        <w:shd w:val="clear" w:color="auto" w:fill="F1F1F1"/>
        <w:spacing w:line="384" w:lineRule="atLeast"/>
        <w:jc w:val="center"/>
        <w:textAlignment w:val="baseline"/>
        <w:rPr>
          <w:ins w:id="51" w:author="Unknown"/>
          <w:rFonts w:ascii="inherit" w:eastAsia="Times New Roman" w:hAnsi="inherit" w:cs="Times New Roman"/>
          <w:i/>
          <w:iCs/>
          <w:color w:val="999999"/>
          <w:sz w:val="20"/>
          <w:szCs w:val="20"/>
        </w:rPr>
      </w:pPr>
      <w:ins w:id="52" w:author="Unknown">
        <w:r w:rsidRPr="009956AA">
          <w:rPr>
            <w:rFonts w:ascii="inherit" w:eastAsia="Times New Roman" w:hAnsi="inherit" w:cs="Times New Roman"/>
            <w:i/>
            <w:iCs/>
            <w:color w:val="999999"/>
            <w:sz w:val="20"/>
            <w:szCs w:val="20"/>
          </w:rPr>
          <w:t>Installation Device Selection</w:t>
        </w:r>
      </w:ins>
    </w:p>
    <w:p w:rsidR="009956AA" w:rsidRPr="009956AA" w:rsidRDefault="009956AA" w:rsidP="009956AA">
      <w:pPr>
        <w:spacing w:after="0" w:line="384" w:lineRule="atLeast"/>
        <w:textAlignment w:val="baseline"/>
        <w:rPr>
          <w:ins w:id="53" w:author="Unknown"/>
          <w:rFonts w:ascii="inherit" w:eastAsia="Times New Roman" w:hAnsi="inherit" w:cs="Times New Roman"/>
          <w:color w:val="272727"/>
          <w:sz w:val="27"/>
          <w:szCs w:val="27"/>
        </w:rPr>
      </w:pPr>
      <w:ins w:id="54" w:author="Unknown">
        <w:r w:rsidRPr="009956AA">
          <w:rPr>
            <w:rFonts w:ascii="inherit" w:eastAsia="Times New Roman" w:hAnsi="inherit" w:cs="Times New Roman"/>
            <w:color w:val="333333"/>
            <w:sz w:val="27"/>
            <w:szCs w:val="27"/>
            <w:bdr w:val="none" w:sz="0" w:space="0" w:color="auto" w:frame="1"/>
          </w:rPr>
          <w:t>10.</w:t>
        </w:r>
        <w:r w:rsidRPr="009956AA">
          <w:rPr>
            <w:rFonts w:ascii="inherit" w:eastAsia="Times New Roman" w:hAnsi="inherit" w:cs="Times New Roman"/>
            <w:color w:val="272727"/>
            <w:sz w:val="27"/>
            <w:szCs w:val="27"/>
          </w:rPr>
          <w:t> On the next screen, choose </w:t>
        </w:r>
        <w:r w:rsidRPr="009956AA">
          <w:rPr>
            <w:rFonts w:ascii="inherit" w:eastAsia="Times New Roman" w:hAnsi="inherit" w:cs="Times New Roman"/>
            <w:color w:val="333333"/>
            <w:sz w:val="27"/>
            <w:szCs w:val="27"/>
            <w:bdr w:val="none" w:sz="0" w:space="0" w:color="auto" w:frame="1"/>
          </w:rPr>
          <w:t>LVM</w:t>
        </w:r>
        <w:r w:rsidRPr="009956AA">
          <w:rPr>
            <w:rFonts w:ascii="inherit" w:eastAsia="Times New Roman" w:hAnsi="inherit" w:cs="Times New Roman"/>
            <w:color w:val="272727"/>
            <w:sz w:val="27"/>
            <w:szCs w:val="27"/>
          </w:rPr>
          <w:t> (Logical Volume Manager) as partition layout and, then, click on </w:t>
        </w:r>
        <w:r w:rsidRPr="009956AA">
          <w:rPr>
            <w:rFonts w:ascii="inherit" w:eastAsia="Times New Roman" w:hAnsi="inherit" w:cs="Times New Roman"/>
            <w:color w:val="333333"/>
            <w:sz w:val="27"/>
            <w:szCs w:val="27"/>
            <w:bdr w:val="none" w:sz="0" w:space="0" w:color="auto" w:frame="1"/>
          </w:rPr>
          <w:t>Click here to create them automatically</w:t>
        </w:r>
        <w:r w:rsidRPr="009956AA">
          <w:rPr>
            <w:rFonts w:ascii="inherit" w:eastAsia="Times New Roman" w:hAnsi="inherit" w:cs="Times New Roman"/>
            <w:color w:val="272727"/>
            <w:sz w:val="27"/>
            <w:szCs w:val="27"/>
          </w:rPr>
          <w:t xml:space="preserve">, option which will create three system </w:t>
        </w:r>
        <w:proofErr w:type="gramStart"/>
        <w:r w:rsidRPr="009956AA">
          <w:rPr>
            <w:rFonts w:ascii="inherit" w:eastAsia="Times New Roman" w:hAnsi="inherit" w:cs="Times New Roman"/>
            <w:color w:val="272727"/>
            <w:sz w:val="27"/>
            <w:szCs w:val="27"/>
          </w:rPr>
          <w:t>partition</w:t>
        </w:r>
        <w:proofErr w:type="gramEnd"/>
        <w:r w:rsidRPr="009956AA">
          <w:rPr>
            <w:rFonts w:ascii="inherit" w:eastAsia="Times New Roman" w:hAnsi="inherit" w:cs="Times New Roman"/>
            <w:color w:val="272727"/>
            <w:sz w:val="27"/>
            <w:szCs w:val="27"/>
          </w:rPr>
          <w:t xml:space="preserve"> using </w:t>
        </w:r>
        <w:proofErr w:type="spellStart"/>
        <w:r w:rsidRPr="009956AA">
          <w:rPr>
            <w:rFonts w:ascii="inherit" w:eastAsia="Times New Roman" w:hAnsi="inherit" w:cs="Times New Roman"/>
            <w:color w:val="333333"/>
            <w:sz w:val="27"/>
            <w:szCs w:val="27"/>
            <w:bdr w:val="none" w:sz="0" w:space="0" w:color="auto" w:frame="1"/>
          </w:rPr>
          <w:t>XFS</w:t>
        </w:r>
        <w:r w:rsidRPr="009956AA">
          <w:rPr>
            <w:rFonts w:ascii="inherit" w:eastAsia="Times New Roman" w:hAnsi="inherit" w:cs="Times New Roman"/>
            <w:color w:val="272727"/>
            <w:sz w:val="27"/>
            <w:szCs w:val="27"/>
          </w:rPr>
          <w:t>filesystem</w:t>
        </w:r>
        <w:proofErr w:type="spellEnd"/>
        <w:r w:rsidRPr="009956AA">
          <w:rPr>
            <w:rFonts w:ascii="inherit" w:eastAsia="Times New Roman" w:hAnsi="inherit" w:cs="Times New Roman"/>
            <w:color w:val="272727"/>
            <w:sz w:val="27"/>
            <w:szCs w:val="27"/>
          </w:rPr>
          <w:t>, automatically redistributing your hard-disk space and gathering all LVS into one big </w:t>
        </w:r>
        <w:r w:rsidRPr="009956AA">
          <w:rPr>
            <w:rFonts w:ascii="inherit" w:eastAsia="Times New Roman" w:hAnsi="inherit" w:cs="Times New Roman"/>
            <w:color w:val="333333"/>
            <w:sz w:val="27"/>
            <w:szCs w:val="27"/>
            <w:bdr w:val="none" w:sz="0" w:space="0" w:color="auto" w:frame="1"/>
          </w:rPr>
          <w:t>Volume Group</w:t>
        </w:r>
        <w:r w:rsidRPr="009956AA">
          <w:rPr>
            <w:rFonts w:ascii="inherit" w:eastAsia="Times New Roman" w:hAnsi="inherit" w:cs="Times New Roman"/>
            <w:color w:val="272727"/>
            <w:sz w:val="27"/>
            <w:szCs w:val="27"/>
          </w:rPr>
          <w:t> named </w:t>
        </w:r>
        <w:r w:rsidRPr="009956AA">
          <w:rPr>
            <w:rFonts w:ascii="inherit" w:eastAsia="Times New Roman" w:hAnsi="inherit" w:cs="Times New Roman"/>
            <w:color w:val="333333"/>
            <w:sz w:val="27"/>
            <w:szCs w:val="27"/>
            <w:bdr w:val="none" w:sz="0" w:space="0" w:color="auto" w:frame="1"/>
          </w:rPr>
          <w:t>centos</w:t>
        </w:r>
        <w:r w:rsidRPr="009956AA">
          <w:rPr>
            <w:rFonts w:ascii="inherit" w:eastAsia="Times New Roman" w:hAnsi="inherit" w:cs="Times New Roman"/>
            <w:color w:val="272727"/>
            <w:sz w:val="27"/>
            <w:szCs w:val="27"/>
          </w:rPr>
          <w:t>.</w:t>
        </w:r>
      </w:ins>
    </w:p>
    <w:p w:rsidR="009956AA" w:rsidRPr="009956AA" w:rsidRDefault="009956AA" w:rsidP="009956AA">
      <w:pPr>
        <w:numPr>
          <w:ilvl w:val="0"/>
          <w:numId w:val="1"/>
        </w:numPr>
        <w:spacing w:after="0" w:line="384" w:lineRule="atLeast"/>
        <w:ind w:left="450"/>
        <w:textAlignment w:val="baseline"/>
        <w:rPr>
          <w:ins w:id="55" w:author="Unknown"/>
          <w:rFonts w:ascii="inherit" w:eastAsia="Times New Roman" w:hAnsi="inherit" w:cs="Times New Roman"/>
          <w:color w:val="272727"/>
          <w:sz w:val="27"/>
          <w:szCs w:val="27"/>
        </w:rPr>
      </w:pPr>
      <w:ins w:id="56" w:author="Unknown">
        <w:r w:rsidRPr="009956AA">
          <w:rPr>
            <w:rFonts w:ascii="inherit" w:eastAsia="Times New Roman" w:hAnsi="inherit" w:cs="Times New Roman"/>
            <w:color w:val="333333"/>
            <w:sz w:val="27"/>
            <w:szCs w:val="27"/>
            <w:bdr w:val="none" w:sz="0" w:space="0" w:color="auto" w:frame="1"/>
          </w:rPr>
          <w:t>/boot</w:t>
        </w:r>
        <w:r w:rsidRPr="009956AA">
          <w:rPr>
            <w:rFonts w:ascii="inherit" w:eastAsia="Times New Roman" w:hAnsi="inherit" w:cs="Times New Roman"/>
            <w:color w:val="272727"/>
            <w:sz w:val="27"/>
            <w:szCs w:val="27"/>
          </w:rPr>
          <w:t> – Non LVM</w:t>
        </w:r>
      </w:ins>
    </w:p>
    <w:p w:rsidR="009956AA" w:rsidRPr="009956AA" w:rsidRDefault="009956AA" w:rsidP="009956AA">
      <w:pPr>
        <w:numPr>
          <w:ilvl w:val="0"/>
          <w:numId w:val="1"/>
        </w:numPr>
        <w:spacing w:after="0" w:line="384" w:lineRule="atLeast"/>
        <w:ind w:left="450"/>
        <w:textAlignment w:val="baseline"/>
        <w:rPr>
          <w:ins w:id="57" w:author="Unknown"/>
          <w:rFonts w:ascii="inherit" w:eastAsia="Times New Roman" w:hAnsi="inherit" w:cs="Times New Roman"/>
          <w:color w:val="272727"/>
          <w:sz w:val="27"/>
          <w:szCs w:val="27"/>
        </w:rPr>
      </w:pPr>
      <w:ins w:id="58" w:author="Unknown">
        <w:r w:rsidRPr="009956AA">
          <w:rPr>
            <w:rFonts w:ascii="inherit" w:eastAsia="Times New Roman" w:hAnsi="inherit" w:cs="Times New Roman"/>
            <w:color w:val="333333"/>
            <w:sz w:val="27"/>
            <w:szCs w:val="27"/>
            <w:bdr w:val="none" w:sz="0" w:space="0" w:color="auto" w:frame="1"/>
          </w:rPr>
          <w:t>/(root)</w:t>
        </w:r>
        <w:r w:rsidRPr="009956AA">
          <w:rPr>
            <w:rFonts w:ascii="inherit" w:eastAsia="Times New Roman" w:hAnsi="inherit" w:cs="Times New Roman"/>
            <w:color w:val="272727"/>
            <w:sz w:val="27"/>
            <w:szCs w:val="27"/>
          </w:rPr>
          <w:t> – LVM</w:t>
        </w:r>
      </w:ins>
    </w:p>
    <w:p w:rsidR="009956AA" w:rsidRPr="009956AA" w:rsidRDefault="009956AA" w:rsidP="009956AA">
      <w:pPr>
        <w:numPr>
          <w:ilvl w:val="0"/>
          <w:numId w:val="1"/>
        </w:numPr>
        <w:spacing w:after="0" w:line="384" w:lineRule="atLeast"/>
        <w:ind w:left="450"/>
        <w:textAlignment w:val="baseline"/>
        <w:rPr>
          <w:ins w:id="59" w:author="Unknown"/>
          <w:rFonts w:ascii="inherit" w:eastAsia="Times New Roman" w:hAnsi="inherit" w:cs="Times New Roman"/>
          <w:color w:val="272727"/>
          <w:sz w:val="27"/>
          <w:szCs w:val="27"/>
        </w:rPr>
      </w:pPr>
      <w:ins w:id="60" w:author="Unknown">
        <w:r w:rsidRPr="009956AA">
          <w:rPr>
            <w:rFonts w:ascii="inherit" w:eastAsia="Times New Roman" w:hAnsi="inherit" w:cs="Times New Roman"/>
            <w:color w:val="333333"/>
            <w:sz w:val="27"/>
            <w:szCs w:val="27"/>
            <w:bdr w:val="none" w:sz="0" w:space="0" w:color="auto" w:frame="1"/>
          </w:rPr>
          <w:t>Swap</w:t>
        </w:r>
        <w:r w:rsidRPr="009956AA">
          <w:rPr>
            <w:rFonts w:ascii="inherit" w:eastAsia="Times New Roman" w:hAnsi="inherit" w:cs="Times New Roman"/>
            <w:color w:val="272727"/>
            <w:sz w:val="27"/>
            <w:szCs w:val="27"/>
          </w:rPr>
          <w:t> – LVM</w:t>
        </w:r>
      </w:ins>
    </w:p>
    <w:p w:rsidR="009956AA" w:rsidRPr="009956AA" w:rsidRDefault="009956AA" w:rsidP="009956AA">
      <w:pPr>
        <w:shd w:val="clear" w:color="auto" w:fill="F1F1F1"/>
        <w:spacing w:after="0" w:line="384" w:lineRule="atLeast"/>
        <w:jc w:val="center"/>
        <w:textAlignment w:val="baseline"/>
        <w:rPr>
          <w:ins w:id="61" w:author="Unknown"/>
          <w:rFonts w:ascii="inherit" w:eastAsia="Times New Roman" w:hAnsi="inherit" w:cs="Times New Roman"/>
          <w:color w:val="272727"/>
          <w:sz w:val="27"/>
          <w:szCs w:val="27"/>
        </w:rPr>
      </w:pPr>
      <w:r>
        <w:rPr>
          <w:rFonts w:ascii="inherit" w:eastAsia="Times New Roman" w:hAnsi="inherit" w:cs="Times New Roman"/>
          <w:noProof/>
          <w:color w:val="3B8DBD"/>
          <w:sz w:val="27"/>
          <w:szCs w:val="27"/>
          <w:bdr w:val="none" w:sz="0" w:space="0" w:color="auto" w:frame="1"/>
        </w:rPr>
        <w:lastRenderedPageBreak/>
        <w:drawing>
          <wp:inline distT="0" distB="0" distL="0" distR="0">
            <wp:extent cx="5715000" cy="4286250"/>
            <wp:effectExtent l="0" t="0" r="0" b="0"/>
            <wp:docPr id="13" name="Picture 13" descr="Select LVM Partition Type">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lect LVM Partition Type">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rsidR="009956AA" w:rsidRPr="009956AA" w:rsidRDefault="009956AA" w:rsidP="009956AA">
      <w:pPr>
        <w:shd w:val="clear" w:color="auto" w:fill="F1F1F1"/>
        <w:spacing w:line="384" w:lineRule="atLeast"/>
        <w:jc w:val="center"/>
        <w:textAlignment w:val="baseline"/>
        <w:rPr>
          <w:ins w:id="62" w:author="Unknown"/>
          <w:rFonts w:ascii="inherit" w:eastAsia="Times New Roman" w:hAnsi="inherit" w:cs="Times New Roman"/>
          <w:i/>
          <w:iCs/>
          <w:color w:val="999999"/>
          <w:sz w:val="20"/>
          <w:szCs w:val="20"/>
        </w:rPr>
      </w:pPr>
      <w:ins w:id="63" w:author="Unknown">
        <w:r w:rsidRPr="009956AA">
          <w:rPr>
            <w:rFonts w:ascii="inherit" w:eastAsia="Times New Roman" w:hAnsi="inherit" w:cs="Times New Roman"/>
            <w:i/>
            <w:iCs/>
            <w:color w:val="999999"/>
            <w:sz w:val="20"/>
            <w:szCs w:val="20"/>
          </w:rPr>
          <w:t>Select LVM Partition Type</w:t>
        </w:r>
      </w:ins>
    </w:p>
    <w:p w:rsidR="009956AA" w:rsidRPr="009956AA" w:rsidRDefault="009956AA" w:rsidP="009956AA">
      <w:pPr>
        <w:shd w:val="clear" w:color="auto" w:fill="F1F1F1"/>
        <w:spacing w:after="0" w:line="384" w:lineRule="atLeast"/>
        <w:jc w:val="center"/>
        <w:textAlignment w:val="baseline"/>
        <w:rPr>
          <w:ins w:id="64" w:author="Unknown"/>
          <w:rFonts w:ascii="inherit" w:eastAsia="Times New Roman" w:hAnsi="inherit" w:cs="Times New Roman"/>
          <w:color w:val="272727"/>
          <w:sz w:val="27"/>
          <w:szCs w:val="27"/>
        </w:rPr>
      </w:pPr>
      <w:r>
        <w:rPr>
          <w:rFonts w:ascii="inherit" w:eastAsia="Times New Roman" w:hAnsi="inherit" w:cs="Times New Roman"/>
          <w:noProof/>
          <w:color w:val="3B8DBD"/>
          <w:sz w:val="27"/>
          <w:szCs w:val="27"/>
          <w:bdr w:val="none" w:sz="0" w:space="0" w:color="auto" w:frame="1"/>
        </w:rPr>
        <w:lastRenderedPageBreak/>
        <w:drawing>
          <wp:inline distT="0" distB="0" distL="0" distR="0">
            <wp:extent cx="5715000" cy="4286250"/>
            <wp:effectExtent l="0" t="0" r="0" b="0"/>
            <wp:docPr id="12" name="Picture 12" descr="Create Partitions">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reate Partitions">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rsidR="009956AA" w:rsidRPr="009956AA" w:rsidRDefault="009956AA" w:rsidP="009956AA">
      <w:pPr>
        <w:shd w:val="clear" w:color="auto" w:fill="F1F1F1"/>
        <w:spacing w:line="384" w:lineRule="atLeast"/>
        <w:jc w:val="center"/>
        <w:textAlignment w:val="baseline"/>
        <w:rPr>
          <w:ins w:id="65" w:author="Unknown"/>
          <w:rFonts w:ascii="inherit" w:eastAsia="Times New Roman" w:hAnsi="inherit" w:cs="Times New Roman"/>
          <w:i/>
          <w:iCs/>
          <w:color w:val="999999"/>
          <w:sz w:val="20"/>
          <w:szCs w:val="20"/>
        </w:rPr>
      </w:pPr>
      <w:ins w:id="66" w:author="Unknown">
        <w:r w:rsidRPr="009956AA">
          <w:rPr>
            <w:rFonts w:ascii="inherit" w:eastAsia="Times New Roman" w:hAnsi="inherit" w:cs="Times New Roman"/>
            <w:i/>
            <w:iCs/>
            <w:color w:val="999999"/>
            <w:sz w:val="20"/>
            <w:szCs w:val="20"/>
          </w:rPr>
          <w:t>Create Partitions</w:t>
        </w:r>
      </w:ins>
    </w:p>
    <w:p w:rsidR="009956AA" w:rsidRPr="009956AA" w:rsidRDefault="009956AA" w:rsidP="009956AA">
      <w:pPr>
        <w:spacing w:after="0" w:line="384" w:lineRule="atLeast"/>
        <w:textAlignment w:val="baseline"/>
        <w:rPr>
          <w:ins w:id="67" w:author="Unknown"/>
          <w:rFonts w:ascii="inherit" w:eastAsia="Times New Roman" w:hAnsi="inherit" w:cs="Times New Roman"/>
          <w:color w:val="272727"/>
          <w:sz w:val="27"/>
          <w:szCs w:val="27"/>
        </w:rPr>
      </w:pPr>
      <w:ins w:id="68" w:author="Unknown">
        <w:r w:rsidRPr="009956AA">
          <w:rPr>
            <w:rFonts w:ascii="inherit" w:eastAsia="Times New Roman" w:hAnsi="inherit" w:cs="Times New Roman"/>
            <w:color w:val="333333"/>
            <w:sz w:val="27"/>
            <w:szCs w:val="27"/>
            <w:bdr w:val="none" w:sz="0" w:space="0" w:color="auto" w:frame="1"/>
          </w:rPr>
          <w:t>11.</w:t>
        </w:r>
        <w:r w:rsidRPr="009956AA">
          <w:rPr>
            <w:rFonts w:ascii="inherit" w:eastAsia="Times New Roman" w:hAnsi="inherit" w:cs="Times New Roman"/>
            <w:color w:val="272727"/>
            <w:sz w:val="27"/>
            <w:szCs w:val="27"/>
          </w:rPr>
          <w:t> If you are not pleased with the default partition layout done automatically by the installer you can completely </w:t>
        </w:r>
        <w:r w:rsidRPr="009956AA">
          <w:rPr>
            <w:rFonts w:ascii="inherit" w:eastAsia="Times New Roman" w:hAnsi="inherit" w:cs="Times New Roman"/>
            <w:color w:val="333333"/>
            <w:sz w:val="27"/>
            <w:szCs w:val="27"/>
            <w:bdr w:val="none" w:sz="0" w:space="0" w:color="auto" w:frame="1"/>
          </w:rPr>
          <w:t>add, modify or resize</w:t>
        </w:r>
        <w:r w:rsidRPr="009956AA">
          <w:rPr>
            <w:rFonts w:ascii="inherit" w:eastAsia="Times New Roman" w:hAnsi="inherit" w:cs="Times New Roman"/>
            <w:color w:val="272727"/>
            <w:sz w:val="27"/>
            <w:szCs w:val="27"/>
          </w:rPr>
          <w:t> your partition scheme and when you finish hit on </w:t>
        </w:r>
        <w:proofErr w:type="gramStart"/>
        <w:r w:rsidRPr="009956AA">
          <w:rPr>
            <w:rFonts w:ascii="inherit" w:eastAsia="Times New Roman" w:hAnsi="inherit" w:cs="Times New Roman"/>
            <w:color w:val="333333"/>
            <w:sz w:val="27"/>
            <w:szCs w:val="27"/>
            <w:bdr w:val="none" w:sz="0" w:space="0" w:color="auto" w:frame="1"/>
          </w:rPr>
          <w:t>Done</w:t>
        </w:r>
        <w:proofErr w:type="gramEnd"/>
        <w:r w:rsidRPr="009956AA">
          <w:rPr>
            <w:rFonts w:ascii="inherit" w:eastAsia="Times New Roman" w:hAnsi="inherit" w:cs="Times New Roman"/>
            <w:color w:val="272727"/>
            <w:sz w:val="27"/>
            <w:szCs w:val="27"/>
          </w:rPr>
          <w:t> button and </w:t>
        </w:r>
        <w:r w:rsidRPr="009956AA">
          <w:rPr>
            <w:rFonts w:ascii="inherit" w:eastAsia="Times New Roman" w:hAnsi="inherit" w:cs="Times New Roman"/>
            <w:color w:val="333333"/>
            <w:sz w:val="27"/>
            <w:szCs w:val="27"/>
            <w:bdr w:val="none" w:sz="0" w:space="0" w:color="auto" w:frame="1"/>
          </w:rPr>
          <w:t>Accept Changes</w:t>
        </w:r>
        <w:r w:rsidRPr="009956AA">
          <w:rPr>
            <w:rFonts w:ascii="inherit" w:eastAsia="Times New Roman" w:hAnsi="inherit" w:cs="Times New Roman"/>
            <w:color w:val="272727"/>
            <w:sz w:val="27"/>
            <w:szCs w:val="27"/>
          </w:rPr>
          <w:t> on the Summary of Changes prompt.</w:t>
        </w:r>
      </w:ins>
    </w:p>
    <w:p w:rsidR="009956AA" w:rsidRPr="009956AA" w:rsidRDefault="009956AA" w:rsidP="009956AA">
      <w:pPr>
        <w:shd w:val="clear" w:color="auto" w:fill="F1F1F1"/>
        <w:spacing w:after="0" w:line="384" w:lineRule="atLeast"/>
        <w:jc w:val="center"/>
        <w:textAlignment w:val="baseline"/>
        <w:rPr>
          <w:ins w:id="69" w:author="Unknown"/>
          <w:rFonts w:ascii="inherit" w:eastAsia="Times New Roman" w:hAnsi="inherit" w:cs="Times New Roman"/>
          <w:color w:val="272727"/>
          <w:sz w:val="27"/>
          <w:szCs w:val="27"/>
        </w:rPr>
      </w:pPr>
      <w:r>
        <w:rPr>
          <w:rFonts w:ascii="inherit" w:eastAsia="Times New Roman" w:hAnsi="inherit" w:cs="Times New Roman"/>
          <w:noProof/>
          <w:color w:val="3B8DBD"/>
          <w:sz w:val="27"/>
          <w:szCs w:val="27"/>
          <w:bdr w:val="none" w:sz="0" w:space="0" w:color="auto" w:frame="1"/>
        </w:rPr>
        <w:lastRenderedPageBreak/>
        <w:drawing>
          <wp:inline distT="0" distB="0" distL="0" distR="0">
            <wp:extent cx="5715000" cy="4286250"/>
            <wp:effectExtent l="0" t="0" r="0" b="0"/>
            <wp:docPr id="11" name="Picture 11" descr="Summary of Partition Changes">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ummary of Partition Changes">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rsidR="009956AA" w:rsidRPr="009956AA" w:rsidRDefault="009956AA" w:rsidP="009956AA">
      <w:pPr>
        <w:shd w:val="clear" w:color="auto" w:fill="F1F1F1"/>
        <w:spacing w:line="384" w:lineRule="atLeast"/>
        <w:jc w:val="center"/>
        <w:textAlignment w:val="baseline"/>
        <w:rPr>
          <w:ins w:id="70" w:author="Unknown"/>
          <w:rFonts w:ascii="inherit" w:eastAsia="Times New Roman" w:hAnsi="inherit" w:cs="Times New Roman"/>
          <w:i/>
          <w:iCs/>
          <w:color w:val="999999"/>
          <w:sz w:val="20"/>
          <w:szCs w:val="20"/>
        </w:rPr>
      </w:pPr>
      <w:ins w:id="71" w:author="Unknown">
        <w:r w:rsidRPr="009956AA">
          <w:rPr>
            <w:rFonts w:ascii="inherit" w:eastAsia="Times New Roman" w:hAnsi="inherit" w:cs="Times New Roman"/>
            <w:i/>
            <w:iCs/>
            <w:color w:val="999999"/>
            <w:sz w:val="20"/>
            <w:szCs w:val="20"/>
          </w:rPr>
          <w:t>Summary of Partition Changes</w:t>
        </w:r>
      </w:ins>
    </w:p>
    <w:p w:rsidR="009956AA" w:rsidRPr="009956AA" w:rsidRDefault="009956AA" w:rsidP="009956AA">
      <w:pPr>
        <w:spacing w:after="0" w:line="384" w:lineRule="atLeast"/>
        <w:textAlignment w:val="baseline"/>
        <w:rPr>
          <w:ins w:id="72" w:author="Unknown"/>
          <w:rFonts w:ascii="inherit" w:eastAsia="Times New Roman" w:hAnsi="inherit" w:cs="Times New Roman"/>
          <w:color w:val="272727"/>
          <w:sz w:val="27"/>
          <w:szCs w:val="27"/>
        </w:rPr>
      </w:pPr>
      <w:ins w:id="73" w:author="Unknown">
        <w:r w:rsidRPr="009956AA">
          <w:rPr>
            <w:rFonts w:ascii="inherit" w:eastAsia="Times New Roman" w:hAnsi="inherit" w:cs="Times New Roman"/>
            <w:color w:val="FF0000"/>
            <w:sz w:val="27"/>
            <w:szCs w:val="27"/>
            <w:bdr w:val="none" w:sz="0" w:space="0" w:color="auto" w:frame="1"/>
          </w:rPr>
          <w:t>NOTE</w:t>
        </w:r>
        <w:r w:rsidRPr="009956AA">
          <w:rPr>
            <w:rFonts w:ascii="inherit" w:eastAsia="Times New Roman" w:hAnsi="inherit" w:cs="Times New Roman"/>
            <w:color w:val="272727"/>
            <w:sz w:val="27"/>
            <w:szCs w:val="27"/>
          </w:rPr>
          <w:t>: For those users, who have hard-disks more than 2TB in size, the installer automatically will convert partition table to GPT, but if you wish to use GPT table on smaller disks than 2TB, then you should use the argument </w:t>
        </w:r>
        <w:proofErr w:type="spellStart"/>
        <w:r w:rsidRPr="009956AA">
          <w:rPr>
            <w:rFonts w:ascii="inherit" w:eastAsia="Times New Roman" w:hAnsi="inherit" w:cs="Times New Roman"/>
            <w:color w:val="333333"/>
            <w:sz w:val="27"/>
            <w:szCs w:val="27"/>
            <w:bdr w:val="none" w:sz="0" w:space="0" w:color="auto" w:frame="1"/>
          </w:rPr>
          <w:t>inst.gpt</w:t>
        </w:r>
        <w:proofErr w:type="spellEnd"/>
        <w:r w:rsidRPr="009956AA">
          <w:rPr>
            <w:rFonts w:ascii="inherit" w:eastAsia="Times New Roman" w:hAnsi="inherit" w:cs="Times New Roman"/>
            <w:color w:val="272727"/>
            <w:sz w:val="27"/>
            <w:szCs w:val="27"/>
          </w:rPr>
          <w:t xml:space="preserve"> to the installer boot command line in order to change the default </w:t>
        </w:r>
        <w:proofErr w:type="spellStart"/>
        <w:r w:rsidRPr="009956AA">
          <w:rPr>
            <w:rFonts w:ascii="inherit" w:eastAsia="Times New Roman" w:hAnsi="inherit" w:cs="Times New Roman"/>
            <w:color w:val="272727"/>
            <w:sz w:val="27"/>
            <w:szCs w:val="27"/>
          </w:rPr>
          <w:t>behaviour</w:t>
        </w:r>
        <w:proofErr w:type="spellEnd"/>
        <w:r w:rsidRPr="009956AA">
          <w:rPr>
            <w:rFonts w:ascii="inherit" w:eastAsia="Times New Roman" w:hAnsi="inherit" w:cs="Times New Roman"/>
            <w:color w:val="272727"/>
            <w:sz w:val="27"/>
            <w:szCs w:val="27"/>
          </w:rPr>
          <w:t>.</w:t>
        </w:r>
      </w:ins>
    </w:p>
    <w:p w:rsidR="009956AA" w:rsidRPr="009956AA" w:rsidRDefault="009956AA" w:rsidP="009956AA">
      <w:pPr>
        <w:spacing w:after="0" w:line="384" w:lineRule="atLeast"/>
        <w:textAlignment w:val="baseline"/>
        <w:rPr>
          <w:ins w:id="74" w:author="Unknown"/>
          <w:rFonts w:ascii="inherit" w:eastAsia="Times New Roman" w:hAnsi="inherit" w:cs="Times New Roman"/>
          <w:color w:val="272727"/>
          <w:sz w:val="27"/>
          <w:szCs w:val="27"/>
        </w:rPr>
      </w:pPr>
      <w:ins w:id="75" w:author="Unknown">
        <w:r w:rsidRPr="009956AA">
          <w:rPr>
            <w:rFonts w:ascii="inherit" w:eastAsia="Times New Roman" w:hAnsi="inherit" w:cs="Times New Roman"/>
            <w:color w:val="333333"/>
            <w:sz w:val="27"/>
            <w:szCs w:val="27"/>
            <w:bdr w:val="none" w:sz="0" w:space="0" w:color="auto" w:frame="1"/>
          </w:rPr>
          <w:t>12.</w:t>
        </w:r>
        <w:r w:rsidRPr="009956AA">
          <w:rPr>
            <w:rFonts w:ascii="inherit" w:eastAsia="Times New Roman" w:hAnsi="inherit" w:cs="Times New Roman"/>
            <w:color w:val="272727"/>
            <w:sz w:val="27"/>
            <w:szCs w:val="27"/>
          </w:rPr>
          <w:t> The next step is to set your system hostname and enable networking. Click on </w:t>
        </w:r>
        <w:r w:rsidRPr="009956AA">
          <w:rPr>
            <w:rFonts w:ascii="inherit" w:eastAsia="Times New Roman" w:hAnsi="inherit" w:cs="Times New Roman"/>
            <w:color w:val="333333"/>
            <w:sz w:val="27"/>
            <w:szCs w:val="27"/>
            <w:bdr w:val="none" w:sz="0" w:space="0" w:color="auto" w:frame="1"/>
          </w:rPr>
          <w:t xml:space="preserve">Network &amp; </w:t>
        </w:r>
        <w:proofErr w:type="spellStart"/>
        <w:r w:rsidRPr="009956AA">
          <w:rPr>
            <w:rFonts w:ascii="inherit" w:eastAsia="Times New Roman" w:hAnsi="inherit" w:cs="Times New Roman"/>
            <w:color w:val="333333"/>
            <w:sz w:val="27"/>
            <w:szCs w:val="27"/>
            <w:bdr w:val="none" w:sz="0" w:space="0" w:color="auto" w:frame="1"/>
          </w:rPr>
          <w:t>Hostname</w:t>
        </w:r>
        <w:r w:rsidRPr="009956AA">
          <w:rPr>
            <w:rFonts w:ascii="inherit" w:eastAsia="Times New Roman" w:hAnsi="inherit" w:cs="Times New Roman"/>
            <w:color w:val="272727"/>
            <w:sz w:val="27"/>
            <w:szCs w:val="27"/>
          </w:rPr>
          <w:t>label</w:t>
        </w:r>
        <w:proofErr w:type="spellEnd"/>
        <w:r w:rsidRPr="009956AA">
          <w:rPr>
            <w:rFonts w:ascii="inherit" w:eastAsia="Times New Roman" w:hAnsi="inherit" w:cs="Times New Roman"/>
            <w:color w:val="272727"/>
            <w:sz w:val="27"/>
            <w:szCs w:val="27"/>
          </w:rPr>
          <w:t xml:space="preserve"> and type your system </w:t>
        </w:r>
        <w:r w:rsidRPr="009956AA">
          <w:rPr>
            <w:rFonts w:ascii="inherit" w:eastAsia="Times New Roman" w:hAnsi="inherit" w:cs="Times New Roman"/>
            <w:color w:val="333333"/>
            <w:sz w:val="27"/>
            <w:szCs w:val="27"/>
            <w:bdr w:val="none" w:sz="0" w:space="0" w:color="auto" w:frame="1"/>
          </w:rPr>
          <w:t>FQDN</w:t>
        </w:r>
        <w:r w:rsidRPr="009956AA">
          <w:rPr>
            <w:rFonts w:ascii="inherit" w:eastAsia="Times New Roman" w:hAnsi="inherit" w:cs="Times New Roman"/>
            <w:color w:val="272727"/>
            <w:sz w:val="27"/>
            <w:szCs w:val="27"/>
          </w:rPr>
          <w:t> (Fully Qualified Domain Name) on Hostname filed, then enable your Network interface, switching the top </w:t>
        </w:r>
        <w:r w:rsidRPr="009956AA">
          <w:rPr>
            <w:rFonts w:ascii="inherit" w:eastAsia="Times New Roman" w:hAnsi="inherit" w:cs="Times New Roman"/>
            <w:color w:val="333333"/>
            <w:sz w:val="27"/>
            <w:szCs w:val="27"/>
            <w:bdr w:val="none" w:sz="0" w:space="0" w:color="auto" w:frame="1"/>
          </w:rPr>
          <w:t>Ethernet</w:t>
        </w:r>
        <w:r w:rsidRPr="009956AA">
          <w:rPr>
            <w:rFonts w:ascii="inherit" w:eastAsia="Times New Roman" w:hAnsi="inherit" w:cs="Times New Roman"/>
            <w:color w:val="272727"/>
            <w:sz w:val="27"/>
            <w:szCs w:val="27"/>
          </w:rPr>
          <w:t> button to </w:t>
        </w:r>
        <w:r w:rsidRPr="009956AA">
          <w:rPr>
            <w:rFonts w:ascii="inherit" w:eastAsia="Times New Roman" w:hAnsi="inherit" w:cs="Times New Roman"/>
            <w:color w:val="333333"/>
            <w:sz w:val="27"/>
            <w:szCs w:val="27"/>
            <w:bdr w:val="none" w:sz="0" w:space="0" w:color="auto" w:frame="1"/>
          </w:rPr>
          <w:t>ON</w:t>
        </w:r>
        <w:r w:rsidRPr="009956AA">
          <w:rPr>
            <w:rFonts w:ascii="inherit" w:eastAsia="Times New Roman" w:hAnsi="inherit" w:cs="Times New Roman"/>
            <w:color w:val="272727"/>
            <w:sz w:val="27"/>
            <w:szCs w:val="27"/>
          </w:rPr>
          <w:t>.</w:t>
        </w:r>
      </w:ins>
    </w:p>
    <w:p w:rsidR="009956AA" w:rsidRPr="009956AA" w:rsidRDefault="009956AA" w:rsidP="009956AA">
      <w:pPr>
        <w:spacing w:after="240" w:line="384" w:lineRule="atLeast"/>
        <w:textAlignment w:val="baseline"/>
        <w:rPr>
          <w:ins w:id="76" w:author="Unknown"/>
          <w:rFonts w:ascii="inherit" w:eastAsia="Times New Roman" w:hAnsi="inherit" w:cs="Times New Roman"/>
          <w:color w:val="272727"/>
          <w:sz w:val="27"/>
          <w:szCs w:val="27"/>
        </w:rPr>
      </w:pPr>
      <w:ins w:id="77" w:author="Unknown">
        <w:r w:rsidRPr="009956AA">
          <w:rPr>
            <w:rFonts w:ascii="inherit" w:eastAsia="Times New Roman" w:hAnsi="inherit" w:cs="Times New Roman"/>
            <w:color w:val="272727"/>
            <w:sz w:val="27"/>
            <w:szCs w:val="27"/>
          </w:rPr>
          <w:t xml:space="preserve">If you have a functional DHCP server on you network then it will automatically configure </w:t>
        </w:r>
        <w:proofErr w:type="gramStart"/>
        <w:r w:rsidRPr="009956AA">
          <w:rPr>
            <w:rFonts w:ascii="inherit" w:eastAsia="Times New Roman" w:hAnsi="inherit" w:cs="Times New Roman"/>
            <w:color w:val="272727"/>
            <w:sz w:val="27"/>
            <w:szCs w:val="27"/>
          </w:rPr>
          <w:t>all your</w:t>
        </w:r>
        <w:proofErr w:type="gramEnd"/>
        <w:r w:rsidRPr="009956AA">
          <w:rPr>
            <w:rFonts w:ascii="inherit" w:eastAsia="Times New Roman" w:hAnsi="inherit" w:cs="Times New Roman"/>
            <w:color w:val="272727"/>
            <w:sz w:val="27"/>
            <w:szCs w:val="27"/>
          </w:rPr>
          <w:t xml:space="preserve"> network setting for enabled NIC, which should appear under your active interface.</w:t>
        </w:r>
      </w:ins>
    </w:p>
    <w:p w:rsidR="009956AA" w:rsidRPr="009956AA" w:rsidRDefault="009956AA" w:rsidP="009956AA">
      <w:pPr>
        <w:shd w:val="clear" w:color="auto" w:fill="F1F1F1"/>
        <w:spacing w:after="0" w:line="384" w:lineRule="atLeast"/>
        <w:jc w:val="center"/>
        <w:textAlignment w:val="baseline"/>
        <w:rPr>
          <w:ins w:id="78" w:author="Unknown"/>
          <w:rFonts w:ascii="inherit" w:eastAsia="Times New Roman" w:hAnsi="inherit" w:cs="Times New Roman"/>
          <w:color w:val="272727"/>
          <w:sz w:val="27"/>
          <w:szCs w:val="27"/>
        </w:rPr>
      </w:pPr>
      <w:r>
        <w:rPr>
          <w:rFonts w:ascii="inherit" w:eastAsia="Times New Roman" w:hAnsi="inherit" w:cs="Times New Roman"/>
          <w:noProof/>
          <w:color w:val="3B8DBD"/>
          <w:sz w:val="27"/>
          <w:szCs w:val="27"/>
          <w:bdr w:val="none" w:sz="0" w:space="0" w:color="auto" w:frame="1"/>
        </w:rPr>
        <w:lastRenderedPageBreak/>
        <w:drawing>
          <wp:inline distT="0" distB="0" distL="0" distR="0">
            <wp:extent cx="5715000" cy="4286250"/>
            <wp:effectExtent l="0" t="0" r="0" b="0"/>
            <wp:docPr id="10" name="Picture 10" descr="Set System Hostname">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t System Hostname">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rsidR="009956AA" w:rsidRPr="009956AA" w:rsidRDefault="009956AA" w:rsidP="009956AA">
      <w:pPr>
        <w:shd w:val="clear" w:color="auto" w:fill="F1F1F1"/>
        <w:spacing w:line="384" w:lineRule="atLeast"/>
        <w:jc w:val="center"/>
        <w:textAlignment w:val="baseline"/>
        <w:rPr>
          <w:ins w:id="79" w:author="Unknown"/>
          <w:rFonts w:ascii="inherit" w:eastAsia="Times New Roman" w:hAnsi="inherit" w:cs="Times New Roman"/>
          <w:i/>
          <w:iCs/>
          <w:color w:val="999999"/>
          <w:sz w:val="20"/>
          <w:szCs w:val="20"/>
        </w:rPr>
      </w:pPr>
      <w:ins w:id="80" w:author="Unknown">
        <w:r w:rsidRPr="009956AA">
          <w:rPr>
            <w:rFonts w:ascii="inherit" w:eastAsia="Times New Roman" w:hAnsi="inherit" w:cs="Times New Roman"/>
            <w:i/>
            <w:iCs/>
            <w:color w:val="999999"/>
            <w:sz w:val="20"/>
            <w:szCs w:val="20"/>
          </w:rPr>
          <w:t>Set System Hostname</w:t>
        </w:r>
      </w:ins>
    </w:p>
    <w:p w:rsidR="009956AA" w:rsidRPr="009956AA" w:rsidRDefault="009956AA" w:rsidP="009956AA">
      <w:pPr>
        <w:shd w:val="clear" w:color="auto" w:fill="F1F1F1"/>
        <w:spacing w:after="0" w:line="384" w:lineRule="atLeast"/>
        <w:jc w:val="center"/>
        <w:textAlignment w:val="baseline"/>
        <w:rPr>
          <w:ins w:id="81" w:author="Unknown"/>
          <w:rFonts w:ascii="inherit" w:eastAsia="Times New Roman" w:hAnsi="inherit" w:cs="Times New Roman"/>
          <w:color w:val="272727"/>
          <w:sz w:val="27"/>
          <w:szCs w:val="27"/>
        </w:rPr>
      </w:pPr>
      <w:r>
        <w:rPr>
          <w:rFonts w:ascii="inherit" w:eastAsia="Times New Roman" w:hAnsi="inherit" w:cs="Times New Roman"/>
          <w:noProof/>
          <w:color w:val="3B8DBD"/>
          <w:sz w:val="27"/>
          <w:szCs w:val="27"/>
          <w:bdr w:val="none" w:sz="0" w:space="0" w:color="auto" w:frame="1"/>
        </w:rPr>
        <w:lastRenderedPageBreak/>
        <w:drawing>
          <wp:inline distT="0" distB="0" distL="0" distR="0">
            <wp:extent cx="5715000" cy="4286250"/>
            <wp:effectExtent l="0" t="0" r="0" b="0"/>
            <wp:docPr id="9" name="Picture 9" descr="Enable Ethernet Interface">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nable Ethernet Interface">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rsidR="009956AA" w:rsidRPr="009956AA" w:rsidRDefault="009956AA" w:rsidP="009956AA">
      <w:pPr>
        <w:shd w:val="clear" w:color="auto" w:fill="F1F1F1"/>
        <w:spacing w:line="384" w:lineRule="atLeast"/>
        <w:jc w:val="center"/>
        <w:textAlignment w:val="baseline"/>
        <w:rPr>
          <w:ins w:id="82" w:author="Unknown"/>
          <w:rFonts w:ascii="inherit" w:eastAsia="Times New Roman" w:hAnsi="inherit" w:cs="Times New Roman"/>
          <w:i/>
          <w:iCs/>
          <w:color w:val="999999"/>
          <w:sz w:val="20"/>
          <w:szCs w:val="20"/>
        </w:rPr>
      </w:pPr>
      <w:ins w:id="83" w:author="Unknown">
        <w:r w:rsidRPr="009956AA">
          <w:rPr>
            <w:rFonts w:ascii="inherit" w:eastAsia="Times New Roman" w:hAnsi="inherit" w:cs="Times New Roman"/>
            <w:i/>
            <w:iCs/>
            <w:color w:val="999999"/>
            <w:sz w:val="20"/>
            <w:szCs w:val="20"/>
          </w:rPr>
          <w:t>Enable Ethernet Interface</w:t>
        </w:r>
      </w:ins>
    </w:p>
    <w:p w:rsidR="009956AA" w:rsidRPr="009956AA" w:rsidRDefault="009956AA" w:rsidP="009956AA">
      <w:pPr>
        <w:spacing w:after="0" w:line="384" w:lineRule="atLeast"/>
        <w:textAlignment w:val="baseline"/>
        <w:rPr>
          <w:ins w:id="84" w:author="Unknown"/>
          <w:rFonts w:ascii="inherit" w:eastAsia="Times New Roman" w:hAnsi="inherit" w:cs="Times New Roman"/>
          <w:color w:val="272727"/>
          <w:sz w:val="27"/>
          <w:szCs w:val="27"/>
        </w:rPr>
      </w:pPr>
      <w:ins w:id="85" w:author="Unknown">
        <w:r w:rsidRPr="009956AA">
          <w:rPr>
            <w:rFonts w:ascii="inherit" w:eastAsia="Times New Roman" w:hAnsi="inherit" w:cs="Times New Roman"/>
            <w:color w:val="333333"/>
            <w:sz w:val="27"/>
            <w:szCs w:val="27"/>
            <w:bdr w:val="none" w:sz="0" w:space="0" w:color="auto" w:frame="1"/>
          </w:rPr>
          <w:t>13.</w:t>
        </w:r>
        <w:r w:rsidRPr="009956AA">
          <w:rPr>
            <w:rFonts w:ascii="inherit" w:eastAsia="Times New Roman" w:hAnsi="inherit" w:cs="Times New Roman"/>
            <w:color w:val="272727"/>
            <w:sz w:val="27"/>
            <w:szCs w:val="27"/>
          </w:rPr>
          <w:t> If your system will be destined as a server it’s better to set static network configuration on Ethernet NIC by clicking on </w:t>
        </w:r>
        <w:r w:rsidRPr="009956AA">
          <w:rPr>
            <w:rFonts w:ascii="inherit" w:eastAsia="Times New Roman" w:hAnsi="inherit" w:cs="Times New Roman"/>
            <w:color w:val="333333"/>
            <w:sz w:val="27"/>
            <w:szCs w:val="27"/>
            <w:bdr w:val="none" w:sz="0" w:space="0" w:color="auto" w:frame="1"/>
          </w:rPr>
          <w:t>Configure</w:t>
        </w:r>
        <w:r w:rsidRPr="009956AA">
          <w:rPr>
            <w:rFonts w:ascii="inherit" w:eastAsia="Times New Roman" w:hAnsi="inherit" w:cs="Times New Roman"/>
            <w:color w:val="272727"/>
            <w:sz w:val="27"/>
            <w:szCs w:val="27"/>
          </w:rPr>
          <w:t> button and add all your static interface settings like in the screenshot below, and when you’re finished hit on </w:t>
        </w:r>
        <w:r w:rsidRPr="009956AA">
          <w:rPr>
            <w:rFonts w:ascii="inherit" w:eastAsia="Times New Roman" w:hAnsi="inherit" w:cs="Times New Roman"/>
            <w:color w:val="333333"/>
            <w:sz w:val="27"/>
            <w:szCs w:val="27"/>
            <w:bdr w:val="none" w:sz="0" w:space="0" w:color="auto" w:frame="1"/>
          </w:rPr>
          <w:t>Save</w:t>
        </w:r>
        <w:r w:rsidRPr="009956AA">
          <w:rPr>
            <w:rFonts w:ascii="inherit" w:eastAsia="Times New Roman" w:hAnsi="inherit" w:cs="Times New Roman"/>
            <w:color w:val="272727"/>
            <w:sz w:val="27"/>
            <w:szCs w:val="27"/>
          </w:rPr>
          <w:t> button, disable and enable Ethernet card by switching the button to </w:t>
        </w:r>
        <w:r w:rsidRPr="009956AA">
          <w:rPr>
            <w:rFonts w:ascii="inherit" w:eastAsia="Times New Roman" w:hAnsi="inherit" w:cs="Times New Roman"/>
            <w:color w:val="333333"/>
            <w:sz w:val="27"/>
            <w:szCs w:val="27"/>
            <w:bdr w:val="none" w:sz="0" w:space="0" w:color="auto" w:frame="1"/>
          </w:rPr>
          <w:t>OFF</w:t>
        </w:r>
        <w:r w:rsidRPr="009956AA">
          <w:rPr>
            <w:rFonts w:ascii="inherit" w:eastAsia="Times New Roman" w:hAnsi="inherit" w:cs="Times New Roman"/>
            <w:color w:val="272727"/>
            <w:sz w:val="27"/>
            <w:szCs w:val="27"/>
          </w:rPr>
          <w:t> and </w:t>
        </w:r>
        <w:r w:rsidRPr="009956AA">
          <w:rPr>
            <w:rFonts w:ascii="inherit" w:eastAsia="Times New Roman" w:hAnsi="inherit" w:cs="Times New Roman"/>
            <w:color w:val="333333"/>
            <w:sz w:val="27"/>
            <w:szCs w:val="27"/>
            <w:bdr w:val="none" w:sz="0" w:space="0" w:color="auto" w:frame="1"/>
          </w:rPr>
          <w:t>ON</w:t>
        </w:r>
        <w:r w:rsidRPr="009956AA">
          <w:rPr>
            <w:rFonts w:ascii="inherit" w:eastAsia="Times New Roman" w:hAnsi="inherit" w:cs="Times New Roman"/>
            <w:color w:val="272727"/>
            <w:sz w:val="27"/>
            <w:szCs w:val="27"/>
          </w:rPr>
          <w:t>, and, then hit on </w:t>
        </w:r>
        <w:r w:rsidRPr="009956AA">
          <w:rPr>
            <w:rFonts w:ascii="inherit" w:eastAsia="Times New Roman" w:hAnsi="inherit" w:cs="Times New Roman"/>
            <w:color w:val="333333"/>
            <w:sz w:val="27"/>
            <w:szCs w:val="27"/>
            <w:bdr w:val="none" w:sz="0" w:space="0" w:color="auto" w:frame="1"/>
          </w:rPr>
          <w:t>Done</w:t>
        </w:r>
        <w:r w:rsidRPr="009956AA">
          <w:rPr>
            <w:rFonts w:ascii="inherit" w:eastAsia="Times New Roman" w:hAnsi="inherit" w:cs="Times New Roman"/>
            <w:color w:val="272727"/>
            <w:sz w:val="27"/>
            <w:szCs w:val="27"/>
          </w:rPr>
          <w:t> to apply setting and go back to main menu.</w:t>
        </w:r>
      </w:ins>
    </w:p>
    <w:p w:rsidR="009956AA" w:rsidRPr="009956AA" w:rsidRDefault="009956AA" w:rsidP="009956AA">
      <w:pPr>
        <w:shd w:val="clear" w:color="auto" w:fill="F1F1F1"/>
        <w:spacing w:after="0" w:line="384" w:lineRule="atLeast"/>
        <w:jc w:val="center"/>
        <w:textAlignment w:val="baseline"/>
        <w:rPr>
          <w:ins w:id="86" w:author="Unknown"/>
          <w:rFonts w:ascii="inherit" w:eastAsia="Times New Roman" w:hAnsi="inherit" w:cs="Times New Roman"/>
          <w:color w:val="272727"/>
          <w:sz w:val="27"/>
          <w:szCs w:val="27"/>
        </w:rPr>
      </w:pPr>
      <w:r>
        <w:rPr>
          <w:rFonts w:ascii="inherit" w:eastAsia="Times New Roman" w:hAnsi="inherit" w:cs="Times New Roman"/>
          <w:noProof/>
          <w:color w:val="3B8DBD"/>
          <w:sz w:val="27"/>
          <w:szCs w:val="27"/>
          <w:bdr w:val="none" w:sz="0" w:space="0" w:color="auto" w:frame="1"/>
        </w:rPr>
        <w:lastRenderedPageBreak/>
        <w:drawing>
          <wp:inline distT="0" distB="0" distL="0" distR="0">
            <wp:extent cx="5715000" cy="4286250"/>
            <wp:effectExtent l="0" t="0" r="0" b="0"/>
            <wp:docPr id="8" name="Picture 8" descr="Enter Network Settings">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nter Network Settings">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rsidR="009956AA" w:rsidRPr="009956AA" w:rsidRDefault="009956AA" w:rsidP="009956AA">
      <w:pPr>
        <w:shd w:val="clear" w:color="auto" w:fill="F1F1F1"/>
        <w:spacing w:line="384" w:lineRule="atLeast"/>
        <w:jc w:val="center"/>
        <w:textAlignment w:val="baseline"/>
        <w:rPr>
          <w:ins w:id="87" w:author="Unknown"/>
          <w:rFonts w:ascii="inherit" w:eastAsia="Times New Roman" w:hAnsi="inherit" w:cs="Times New Roman"/>
          <w:i/>
          <w:iCs/>
          <w:color w:val="999999"/>
          <w:sz w:val="20"/>
          <w:szCs w:val="20"/>
        </w:rPr>
      </w:pPr>
      <w:ins w:id="88" w:author="Unknown">
        <w:r w:rsidRPr="009956AA">
          <w:rPr>
            <w:rFonts w:ascii="inherit" w:eastAsia="Times New Roman" w:hAnsi="inherit" w:cs="Times New Roman"/>
            <w:i/>
            <w:iCs/>
            <w:color w:val="999999"/>
            <w:sz w:val="20"/>
            <w:szCs w:val="20"/>
          </w:rPr>
          <w:t>Enter Network Settings</w:t>
        </w:r>
      </w:ins>
    </w:p>
    <w:p w:rsidR="009956AA" w:rsidRPr="009956AA" w:rsidRDefault="009956AA" w:rsidP="009956AA">
      <w:pPr>
        <w:spacing w:after="0" w:line="384" w:lineRule="atLeast"/>
        <w:textAlignment w:val="baseline"/>
        <w:rPr>
          <w:ins w:id="89" w:author="Unknown"/>
          <w:rFonts w:ascii="inherit" w:eastAsia="Times New Roman" w:hAnsi="inherit" w:cs="Times New Roman"/>
          <w:color w:val="272727"/>
          <w:sz w:val="27"/>
          <w:szCs w:val="27"/>
        </w:rPr>
      </w:pPr>
      <w:ins w:id="90" w:author="Unknown">
        <w:r w:rsidRPr="009956AA">
          <w:rPr>
            <w:rFonts w:ascii="inherit" w:eastAsia="Times New Roman" w:hAnsi="inherit" w:cs="Times New Roman"/>
            <w:color w:val="333333"/>
            <w:sz w:val="27"/>
            <w:szCs w:val="27"/>
            <w:bdr w:val="none" w:sz="0" w:space="0" w:color="auto" w:frame="1"/>
          </w:rPr>
          <w:t>14.</w:t>
        </w:r>
        <w:r w:rsidRPr="009956AA">
          <w:rPr>
            <w:rFonts w:ascii="inherit" w:eastAsia="Times New Roman" w:hAnsi="inherit" w:cs="Times New Roman"/>
            <w:color w:val="272727"/>
            <w:sz w:val="27"/>
            <w:szCs w:val="27"/>
          </w:rPr>
          <w:t> Now it’s time to start installation process by pressing on </w:t>
        </w:r>
        <w:r w:rsidRPr="009956AA">
          <w:rPr>
            <w:rFonts w:ascii="inherit" w:eastAsia="Times New Roman" w:hAnsi="inherit" w:cs="Times New Roman"/>
            <w:color w:val="333333"/>
            <w:sz w:val="27"/>
            <w:szCs w:val="27"/>
            <w:bdr w:val="none" w:sz="0" w:space="0" w:color="auto" w:frame="1"/>
          </w:rPr>
          <w:t>Begin Installation</w:t>
        </w:r>
        <w:r w:rsidRPr="009956AA">
          <w:rPr>
            <w:rFonts w:ascii="inherit" w:eastAsia="Times New Roman" w:hAnsi="inherit" w:cs="Times New Roman"/>
            <w:color w:val="272727"/>
            <w:sz w:val="27"/>
            <w:szCs w:val="27"/>
          </w:rPr>
          <w:t> button and set up a strong password for </w:t>
        </w:r>
        <w:r w:rsidRPr="009956AA">
          <w:rPr>
            <w:rFonts w:ascii="inherit" w:eastAsia="Times New Roman" w:hAnsi="inherit" w:cs="Times New Roman"/>
            <w:color w:val="333333"/>
            <w:sz w:val="27"/>
            <w:szCs w:val="27"/>
            <w:bdr w:val="none" w:sz="0" w:space="0" w:color="auto" w:frame="1"/>
          </w:rPr>
          <w:t>root </w:t>
        </w:r>
        <w:r w:rsidRPr="009956AA">
          <w:rPr>
            <w:rFonts w:ascii="inherit" w:eastAsia="Times New Roman" w:hAnsi="inherit" w:cs="Times New Roman"/>
            <w:color w:val="272727"/>
            <w:sz w:val="27"/>
            <w:szCs w:val="27"/>
          </w:rPr>
          <w:t>account.</w:t>
        </w:r>
      </w:ins>
    </w:p>
    <w:p w:rsidR="009956AA" w:rsidRPr="009956AA" w:rsidRDefault="009956AA" w:rsidP="009956AA">
      <w:pPr>
        <w:shd w:val="clear" w:color="auto" w:fill="F1F1F1"/>
        <w:spacing w:after="0" w:line="384" w:lineRule="atLeast"/>
        <w:jc w:val="center"/>
        <w:textAlignment w:val="baseline"/>
        <w:rPr>
          <w:ins w:id="91" w:author="Unknown"/>
          <w:rFonts w:ascii="inherit" w:eastAsia="Times New Roman" w:hAnsi="inherit" w:cs="Times New Roman"/>
          <w:color w:val="272727"/>
          <w:sz w:val="27"/>
          <w:szCs w:val="27"/>
        </w:rPr>
      </w:pPr>
      <w:r>
        <w:rPr>
          <w:rFonts w:ascii="inherit" w:eastAsia="Times New Roman" w:hAnsi="inherit" w:cs="Times New Roman"/>
          <w:noProof/>
          <w:color w:val="3B8DBD"/>
          <w:sz w:val="27"/>
          <w:szCs w:val="27"/>
          <w:bdr w:val="none" w:sz="0" w:space="0" w:color="auto" w:frame="1"/>
        </w:rPr>
        <w:lastRenderedPageBreak/>
        <w:drawing>
          <wp:inline distT="0" distB="0" distL="0" distR="0">
            <wp:extent cx="5715000" cy="4286250"/>
            <wp:effectExtent l="0" t="0" r="0" b="0"/>
            <wp:docPr id="7" name="Picture 7" descr="Click on Begin Installation">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ick on Begin Installation">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rsidR="009956AA" w:rsidRPr="009956AA" w:rsidRDefault="009956AA" w:rsidP="009956AA">
      <w:pPr>
        <w:shd w:val="clear" w:color="auto" w:fill="F1F1F1"/>
        <w:spacing w:line="384" w:lineRule="atLeast"/>
        <w:jc w:val="center"/>
        <w:textAlignment w:val="baseline"/>
        <w:rPr>
          <w:ins w:id="92" w:author="Unknown"/>
          <w:rFonts w:ascii="inherit" w:eastAsia="Times New Roman" w:hAnsi="inherit" w:cs="Times New Roman"/>
          <w:i/>
          <w:iCs/>
          <w:color w:val="999999"/>
          <w:sz w:val="20"/>
          <w:szCs w:val="20"/>
        </w:rPr>
      </w:pPr>
      <w:ins w:id="93" w:author="Unknown">
        <w:r w:rsidRPr="009956AA">
          <w:rPr>
            <w:rFonts w:ascii="inherit" w:eastAsia="Times New Roman" w:hAnsi="inherit" w:cs="Times New Roman"/>
            <w:i/>
            <w:iCs/>
            <w:color w:val="999999"/>
            <w:sz w:val="20"/>
            <w:szCs w:val="20"/>
          </w:rPr>
          <w:t>Click on Begin Installation</w:t>
        </w:r>
      </w:ins>
    </w:p>
    <w:p w:rsidR="009956AA" w:rsidRPr="009956AA" w:rsidRDefault="009956AA" w:rsidP="009956AA">
      <w:pPr>
        <w:shd w:val="clear" w:color="auto" w:fill="F1F1F1"/>
        <w:spacing w:after="0" w:line="384" w:lineRule="atLeast"/>
        <w:jc w:val="center"/>
        <w:textAlignment w:val="baseline"/>
        <w:rPr>
          <w:ins w:id="94" w:author="Unknown"/>
          <w:rFonts w:ascii="inherit" w:eastAsia="Times New Roman" w:hAnsi="inherit" w:cs="Times New Roman"/>
          <w:color w:val="272727"/>
          <w:sz w:val="27"/>
          <w:szCs w:val="27"/>
        </w:rPr>
      </w:pPr>
      <w:r>
        <w:rPr>
          <w:rFonts w:ascii="inherit" w:eastAsia="Times New Roman" w:hAnsi="inherit" w:cs="Times New Roman"/>
          <w:noProof/>
          <w:color w:val="3B8DBD"/>
          <w:sz w:val="27"/>
          <w:szCs w:val="27"/>
          <w:bdr w:val="none" w:sz="0" w:space="0" w:color="auto" w:frame="1"/>
        </w:rPr>
        <w:lastRenderedPageBreak/>
        <w:drawing>
          <wp:inline distT="0" distB="0" distL="0" distR="0">
            <wp:extent cx="5715000" cy="4286250"/>
            <wp:effectExtent l="0" t="0" r="0" b="0"/>
            <wp:docPr id="6" name="Picture 6" descr="CentOS 7 Root Password">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entOS 7 Root Password">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rsidR="009956AA" w:rsidRPr="009956AA" w:rsidRDefault="009956AA" w:rsidP="009956AA">
      <w:pPr>
        <w:shd w:val="clear" w:color="auto" w:fill="F1F1F1"/>
        <w:spacing w:line="384" w:lineRule="atLeast"/>
        <w:jc w:val="center"/>
        <w:textAlignment w:val="baseline"/>
        <w:rPr>
          <w:ins w:id="95" w:author="Unknown"/>
          <w:rFonts w:ascii="inherit" w:eastAsia="Times New Roman" w:hAnsi="inherit" w:cs="Times New Roman"/>
          <w:i/>
          <w:iCs/>
          <w:color w:val="999999"/>
          <w:sz w:val="20"/>
          <w:szCs w:val="20"/>
        </w:rPr>
      </w:pPr>
      <w:ins w:id="96" w:author="Unknown">
        <w:r w:rsidRPr="009956AA">
          <w:rPr>
            <w:rFonts w:ascii="inherit" w:eastAsia="Times New Roman" w:hAnsi="inherit" w:cs="Times New Roman"/>
            <w:i/>
            <w:iCs/>
            <w:color w:val="999999"/>
            <w:sz w:val="20"/>
            <w:szCs w:val="20"/>
          </w:rPr>
          <w:t>Select Root Password</w:t>
        </w:r>
      </w:ins>
    </w:p>
    <w:p w:rsidR="009956AA" w:rsidRPr="009956AA" w:rsidRDefault="009956AA" w:rsidP="009956AA">
      <w:pPr>
        <w:shd w:val="clear" w:color="auto" w:fill="F1F1F1"/>
        <w:spacing w:after="0" w:line="384" w:lineRule="atLeast"/>
        <w:jc w:val="center"/>
        <w:textAlignment w:val="baseline"/>
        <w:rPr>
          <w:ins w:id="97" w:author="Unknown"/>
          <w:rFonts w:ascii="inherit" w:eastAsia="Times New Roman" w:hAnsi="inherit" w:cs="Times New Roman"/>
          <w:color w:val="272727"/>
          <w:sz w:val="27"/>
          <w:szCs w:val="27"/>
        </w:rPr>
      </w:pPr>
      <w:r>
        <w:rPr>
          <w:rFonts w:ascii="inherit" w:eastAsia="Times New Roman" w:hAnsi="inherit" w:cs="Times New Roman"/>
          <w:noProof/>
          <w:color w:val="3B8DBD"/>
          <w:sz w:val="27"/>
          <w:szCs w:val="27"/>
          <w:bdr w:val="none" w:sz="0" w:space="0" w:color="auto" w:frame="1"/>
        </w:rPr>
        <w:lastRenderedPageBreak/>
        <w:drawing>
          <wp:inline distT="0" distB="0" distL="0" distR="0">
            <wp:extent cx="5715000" cy="4286250"/>
            <wp:effectExtent l="0" t="0" r="0" b="0"/>
            <wp:docPr id="5" name="Picture 5" descr="Set Root Password in CentOS 7 ">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et Root Password in CentOS 7 ">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rsidR="009956AA" w:rsidRPr="009956AA" w:rsidRDefault="009956AA" w:rsidP="009956AA">
      <w:pPr>
        <w:shd w:val="clear" w:color="auto" w:fill="F1F1F1"/>
        <w:spacing w:line="384" w:lineRule="atLeast"/>
        <w:jc w:val="center"/>
        <w:textAlignment w:val="baseline"/>
        <w:rPr>
          <w:ins w:id="98" w:author="Unknown"/>
          <w:rFonts w:ascii="inherit" w:eastAsia="Times New Roman" w:hAnsi="inherit" w:cs="Times New Roman"/>
          <w:i/>
          <w:iCs/>
          <w:color w:val="999999"/>
          <w:sz w:val="20"/>
          <w:szCs w:val="20"/>
        </w:rPr>
      </w:pPr>
      <w:ins w:id="99" w:author="Unknown">
        <w:r w:rsidRPr="009956AA">
          <w:rPr>
            <w:rFonts w:ascii="inherit" w:eastAsia="Times New Roman" w:hAnsi="inherit" w:cs="Times New Roman"/>
            <w:i/>
            <w:iCs/>
            <w:color w:val="999999"/>
            <w:sz w:val="20"/>
            <w:szCs w:val="20"/>
          </w:rPr>
          <w:t>Enter Root Password</w:t>
        </w:r>
      </w:ins>
    </w:p>
    <w:p w:rsidR="009956AA" w:rsidRPr="009956AA" w:rsidRDefault="009956AA" w:rsidP="009956AA">
      <w:pPr>
        <w:spacing w:after="0" w:line="384" w:lineRule="atLeast"/>
        <w:textAlignment w:val="baseline"/>
        <w:rPr>
          <w:ins w:id="100" w:author="Unknown"/>
          <w:rFonts w:ascii="inherit" w:eastAsia="Times New Roman" w:hAnsi="inherit" w:cs="Times New Roman"/>
          <w:color w:val="272727"/>
          <w:sz w:val="27"/>
          <w:szCs w:val="27"/>
        </w:rPr>
      </w:pPr>
      <w:ins w:id="101" w:author="Unknown">
        <w:r w:rsidRPr="009956AA">
          <w:rPr>
            <w:rFonts w:ascii="inherit" w:eastAsia="Times New Roman" w:hAnsi="inherit" w:cs="Times New Roman"/>
            <w:color w:val="333333"/>
            <w:sz w:val="27"/>
            <w:szCs w:val="27"/>
            <w:bdr w:val="none" w:sz="0" w:space="0" w:color="auto" w:frame="1"/>
          </w:rPr>
          <w:t>15.</w:t>
        </w:r>
        <w:r w:rsidRPr="009956AA">
          <w:rPr>
            <w:rFonts w:ascii="inherit" w:eastAsia="Times New Roman" w:hAnsi="inherit" w:cs="Times New Roman"/>
            <w:color w:val="272727"/>
            <w:sz w:val="27"/>
            <w:szCs w:val="27"/>
          </w:rPr>
          <w:t> After you finish setting up a strong password for root account move to </w:t>
        </w:r>
        <w:r w:rsidRPr="009956AA">
          <w:rPr>
            <w:rFonts w:ascii="inherit" w:eastAsia="Times New Roman" w:hAnsi="inherit" w:cs="Times New Roman"/>
            <w:color w:val="333333"/>
            <w:sz w:val="27"/>
            <w:szCs w:val="27"/>
            <w:bdr w:val="none" w:sz="0" w:space="0" w:color="auto" w:frame="1"/>
          </w:rPr>
          <w:t>User Creation</w:t>
        </w:r>
        <w:r w:rsidRPr="009956AA">
          <w:rPr>
            <w:rFonts w:ascii="inherit" w:eastAsia="Times New Roman" w:hAnsi="inherit" w:cs="Times New Roman"/>
            <w:color w:val="272727"/>
            <w:sz w:val="27"/>
            <w:szCs w:val="27"/>
          </w:rPr>
          <w:t> and create your first system user. You can designate this user to become a System Admin with root privileges using </w:t>
        </w:r>
        <w:proofErr w:type="spellStart"/>
        <w:r w:rsidRPr="009956AA">
          <w:rPr>
            <w:rFonts w:ascii="inherit" w:eastAsia="Times New Roman" w:hAnsi="inherit" w:cs="Times New Roman"/>
            <w:color w:val="333333"/>
            <w:sz w:val="27"/>
            <w:szCs w:val="27"/>
            <w:bdr w:val="none" w:sz="0" w:space="0" w:color="auto" w:frame="1"/>
          </w:rPr>
          <w:t>sudo</w:t>
        </w:r>
        <w:proofErr w:type="spellEnd"/>
        <w:r w:rsidRPr="009956AA">
          <w:rPr>
            <w:rFonts w:ascii="inherit" w:eastAsia="Times New Roman" w:hAnsi="inherit" w:cs="Times New Roman"/>
            <w:color w:val="272727"/>
            <w:sz w:val="27"/>
            <w:szCs w:val="27"/>
          </w:rPr>
          <w:t> command by checking the box </w:t>
        </w:r>
        <w:r w:rsidRPr="009956AA">
          <w:rPr>
            <w:rFonts w:ascii="inherit" w:eastAsia="Times New Roman" w:hAnsi="inherit" w:cs="Times New Roman"/>
            <w:color w:val="333333"/>
            <w:sz w:val="27"/>
            <w:szCs w:val="27"/>
            <w:bdr w:val="none" w:sz="0" w:space="0" w:color="auto" w:frame="1"/>
          </w:rPr>
          <w:t>Make this user administrator</w:t>
        </w:r>
        <w:r w:rsidRPr="009956AA">
          <w:rPr>
            <w:rFonts w:ascii="inherit" w:eastAsia="Times New Roman" w:hAnsi="inherit" w:cs="Times New Roman"/>
            <w:color w:val="272727"/>
            <w:sz w:val="27"/>
            <w:szCs w:val="27"/>
          </w:rPr>
          <w:t>, then click on </w:t>
        </w:r>
        <w:proofErr w:type="gramStart"/>
        <w:r w:rsidRPr="009956AA">
          <w:rPr>
            <w:rFonts w:ascii="inherit" w:eastAsia="Times New Roman" w:hAnsi="inherit" w:cs="Times New Roman"/>
            <w:color w:val="333333"/>
            <w:sz w:val="27"/>
            <w:szCs w:val="27"/>
            <w:bdr w:val="none" w:sz="0" w:space="0" w:color="auto" w:frame="1"/>
          </w:rPr>
          <w:t>Done</w:t>
        </w:r>
        <w:proofErr w:type="gramEnd"/>
        <w:r w:rsidRPr="009956AA">
          <w:rPr>
            <w:rFonts w:ascii="inherit" w:eastAsia="Times New Roman" w:hAnsi="inherit" w:cs="Times New Roman"/>
            <w:color w:val="272727"/>
            <w:sz w:val="27"/>
            <w:szCs w:val="27"/>
          </w:rPr>
          <w:t> to go back on main menu and wait for the installation process to finish.</w:t>
        </w:r>
      </w:ins>
    </w:p>
    <w:p w:rsidR="009956AA" w:rsidRPr="009956AA" w:rsidRDefault="009956AA" w:rsidP="009956AA">
      <w:pPr>
        <w:shd w:val="clear" w:color="auto" w:fill="F1F1F1"/>
        <w:spacing w:after="0" w:line="384" w:lineRule="atLeast"/>
        <w:jc w:val="center"/>
        <w:textAlignment w:val="baseline"/>
        <w:rPr>
          <w:ins w:id="102" w:author="Unknown"/>
          <w:rFonts w:ascii="inherit" w:eastAsia="Times New Roman" w:hAnsi="inherit" w:cs="Times New Roman"/>
          <w:color w:val="272727"/>
          <w:sz w:val="27"/>
          <w:szCs w:val="27"/>
        </w:rPr>
      </w:pPr>
      <w:r>
        <w:rPr>
          <w:rFonts w:ascii="inherit" w:eastAsia="Times New Roman" w:hAnsi="inherit" w:cs="Times New Roman"/>
          <w:noProof/>
          <w:color w:val="3B8DBD"/>
          <w:sz w:val="27"/>
          <w:szCs w:val="27"/>
          <w:bdr w:val="none" w:sz="0" w:space="0" w:color="auto" w:frame="1"/>
        </w:rPr>
        <w:lastRenderedPageBreak/>
        <w:drawing>
          <wp:inline distT="0" distB="0" distL="0" distR="0">
            <wp:extent cx="5715000" cy="4286250"/>
            <wp:effectExtent l="0" t="0" r="0" b="0"/>
            <wp:docPr id="4" name="Picture 4" descr="CentOS 7 Installation Process">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entOS 7 Installation Process">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rsidR="009956AA" w:rsidRPr="009956AA" w:rsidRDefault="009956AA" w:rsidP="009956AA">
      <w:pPr>
        <w:shd w:val="clear" w:color="auto" w:fill="F1F1F1"/>
        <w:spacing w:line="384" w:lineRule="atLeast"/>
        <w:jc w:val="center"/>
        <w:textAlignment w:val="baseline"/>
        <w:rPr>
          <w:ins w:id="103" w:author="Unknown"/>
          <w:rFonts w:ascii="inherit" w:eastAsia="Times New Roman" w:hAnsi="inherit" w:cs="Times New Roman"/>
          <w:i/>
          <w:iCs/>
          <w:color w:val="999999"/>
          <w:sz w:val="20"/>
          <w:szCs w:val="20"/>
        </w:rPr>
      </w:pPr>
      <w:proofErr w:type="spellStart"/>
      <w:ins w:id="104" w:author="Unknown">
        <w:r w:rsidRPr="009956AA">
          <w:rPr>
            <w:rFonts w:ascii="inherit" w:eastAsia="Times New Roman" w:hAnsi="inherit" w:cs="Times New Roman"/>
            <w:i/>
            <w:iCs/>
            <w:color w:val="999999"/>
            <w:sz w:val="20"/>
            <w:szCs w:val="20"/>
          </w:rPr>
          <w:t>CentOS</w:t>
        </w:r>
        <w:proofErr w:type="spellEnd"/>
        <w:r w:rsidRPr="009956AA">
          <w:rPr>
            <w:rFonts w:ascii="inherit" w:eastAsia="Times New Roman" w:hAnsi="inherit" w:cs="Times New Roman"/>
            <w:i/>
            <w:iCs/>
            <w:color w:val="999999"/>
            <w:sz w:val="20"/>
            <w:szCs w:val="20"/>
          </w:rPr>
          <w:t xml:space="preserve"> 7 Installation Process</w:t>
        </w:r>
      </w:ins>
    </w:p>
    <w:p w:rsidR="009956AA" w:rsidRPr="009956AA" w:rsidRDefault="009956AA" w:rsidP="009956AA">
      <w:pPr>
        <w:shd w:val="clear" w:color="auto" w:fill="F1F1F1"/>
        <w:spacing w:after="0" w:line="384" w:lineRule="atLeast"/>
        <w:jc w:val="center"/>
        <w:textAlignment w:val="baseline"/>
        <w:rPr>
          <w:ins w:id="105" w:author="Unknown"/>
          <w:rFonts w:ascii="inherit" w:eastAsia="Times New Roman" w:hAnsi="inherit" w:cs="Times New Roman"/>
          <w:color w:val="272727"/>
          <w:sz w:val="27"/>
          <w:szCs w:val="27"/>
        </w:rPr>
      </w:pPr>
      <w:r>
        <w:rPr>
          <w:rFonts w:ascii="inherit" w:eastAsia="Times New Roman" w:hAnsi="inherit" w:cs="Times New Roman"/>
          <w:noProof/>
          <w:color w:val="3B8DBD"/>
          <w:sz w:val="27"/>
          <w:szCs w:val="27"/>
          <w:bdr w:val="none" w:sz="0" w:space="0" w:color="auto" w:frame="1"/>
        </w:rPr>
        <w:lastRenderedPageBreak/>
        <w:drawing>
          <wp:inline distT="0" distB="0" distL="0" distR="0">
            <wp:extent cx="5715000" cy="4286250"/>
            <wp:effectExtent l="0" t="0" r="0" b="0"/>
            <wp:docPr id="3" name="Picture 3" descr="User Creation and Set Password">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ser Creation and Set Password">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rsidR="009956AA" w:rsidRPr="009956AA" w:rsidRDefault="009956AA" w:rsidP="009956AA">
      <w:pPr>
        <w:shd w:val="clear" w:color="auto" w:fill="F1F1F1"/>
        <w:spacing w:line="384" w:lineRule="atLeast"/>
        <w:jc w:val="center"/>
        <w:textAlignment w:val="baseline"/>
        <w:rPr>
          <w:ins w:id="106" w:author="Unknown"/>
          <w:rFonts w:ascii="inherit" w:eastAsia="Times New Roman" w:hAnsi="inherit" w:cs="Times New Roman"/>
          <w:i/>
          <w:iCs/>
          <w:color w:val="999999"/>
          <w:sz w:val="20"/>
          <w:szCs w:val="20"/>
        </w:rPr>
      </w:pPr>
      <w:ins w:id="107" w:author="Unknown">
        <w:r w:rsidRPr="009956AA">
          <w:rPr>
            <w:rFonts w:ascii="inherit" w:eastAsia="Times New Roman" w:hAnsi="inherit" w:cs="Times New Roman"/>
            <w:i/>
            <w:iCs/>
            <w:color w:val="999999"/>
            <w:sz w:val="20"/>
            <w:szCs w:val="20"/>
          </w:rPr>
          <w:t>User Creation and Set Password</w:t>
        </w:r>
      </w:ins>
    </w:p>
    <w:p w:rsidR="009956AA" w:rsidRPr="009956AA" w:rsidRDefault="009956AA" w:rsidP="009956AA">
      <w:pPr>
        <w:spacing w:after="0" w:line="384" w:lineRule="atLeast"/>
        <w:textAlignment w:val="baseline"/>
        <w:rPr>
          <w:ins w:id="108" w:author="Unknown"/>
          <w:rFonts w:ascii="inherit" w:eastAsia="Times New Roman" w:hAnsi="inherit" w:cs="Times New Roman"/>
          <w:color w:val="272727"/>
          <w:sz w:val="27"/>
          <w:szCs w:val="27"/>
        </w:rPr>
      </w:pPr>
      <w:ins w:id="109" w:author="Unknown">
        <w:r w:rsidRPr="009956AA">
          <w:rPr>
            <w:rFonts w:ascii="inherit" w:eastAsia="Times New Roman" w:hAnsi="inherit" w:cs="Times New Roman"/>
            <w:color w:val="333333"/>
            <w:sz w:val="27"/>
            <w:szCs w:val="27"/>
            <w:bdr w:val="none" w:sz="0" w:space="0" w:color="auto" w:frame="1"/>
          </w:rPr>
          <w:t>16.</w:t>
        </w:r>
        <w:r w:rsidRPr="009956AA">
          <w:rPr>
            <w:rFonts w:ascii="inherit" w:eastAsia="Times New Roman" w:hAnsi="inherit" w:cs="Times New Roman"/>
            <w:color w:val="272727"/>
            <w:sz w:val="27"/>
            <w:szCs w:val="27"/>
          </w:rPr>
          <w:t> After the installation process finishes, the installer will show a successfully message on screen, demanding to reboot your system in order to use it.</w:t>
        </w:r>
      </w:ins>
    </w:p>
    <w:p w:rsidR="009956AA" w:rsidRPr="009956AA" w:rsidRDefault="009956AA" w:rsidP="009956AA">
      <w:pPr>
        <w:shd w:val="clear" w:color="auto" w:fill="F1F1F1"/>
        <w:spacing w:after="0" w:line="384" w:lineRule="atLeast"/>
        <w:jc w:val="center"/>
        <w:textAlignment w:val="baseline"/>
        <w:rPr>
          <w:ins w:id="110" w:author="Unknown"/>
          <w:rFonts w:ascii="inherit" w:eastAsia="Times New Roman" w:hAnsi="inherit" w:cs="Times New Roman"/>
          <w:color w:val="272727"/>
          <w:sz w:val="27"/>
          <w:szCs w:val="27"/>
        </w:rPr>
      </w:pPr>
      <w:r>
        <w:rPr>
          <w:rFonts w:ascii="inherit" w:eastAsia="Times New Roman" w:hAnsi="inherit" w:cs="Times New Roman"/>
          <w:noProof/>
          <w:color w:val="3B8DBD"/>
          <w:sz w:val="27"/>
          <w:szCs w:val="27"/>
          <w:bdr w:val="none" w:sz="0" w:space="0" w:color="auto" w:frame="1"/>
        </w:rPr>
        <w:lastRenderedPageBreak/>
        <w:drawing>
          <wp:inline distT="0" distB="0" distL="0" distR="0">
            <wp:extent cx="5715000" cy="4286250"/>
            <wp:effectExtent l="0" t="0" r="0" b="0"/>
            <wp:docPr id="2" name="Picture 2" descr="CentOS 7 Installation Complete">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entOS 7 Installation Complete">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rsidR="009956AA" w:rsidRPr="009956AA" w:rsidRDefault="009956AA" w:rsidP="009956AA">
      <w:pPr>
        <w:shd w:val="clear" w:color="auto" w:fill="F1F1F1"/>
        <w:spacing w:line="384" w:lineRule="atLeast"/>
        <w:jc w:val="center"/>
        <w:textAlignment w:val="baseline"/>
        <w:rPr>
          <w:ins w:id="111" w:author="Unknown"/>
          <w:rFonts w:ascii="inherit" w:eastAsia="Times New Roman" w:hAnsi="inherit" w:cs="Times New Roman"/>
          <w:i/>
          <w:iCs/>
          <w:color w:val="999999"/>
          <w:sz w:val="20"/>
          <w:szCs w:val="20"/>
        </w:rPr>
      </w:pPr>
      <w:proofErr w:type="spellStart"/>
      <w:ins w:id="112" w:author="Unknown">
        <w:r w:rsidRPr="009956AA">
          <w:rPr>
            <w:rFonts w:ascii="inherit" w:eastAsia="Times New Roman" w:hAnsi="inherit" w:cs="Times New Roman"/>
            <w:i/>
            <w:iCs/>
            <w:color w:val="999999"/>
            <w:sz w:val="20"/>
            <w:szCs w:val="20"/>
          </w:rPr>
          <w:t>CentOS</w:t>
        </w:r>
        <w:proofErr w:type="spellEnd"/>
        <w:r w:rsidRPr="009956AA">
          <w:rPr>
            <w:rFonts w:ascii="inherit" w:eastAsia="Times New Roman" w:hAnsi="inherit" w:cs="Times New Roman"/>
            <w:i/>
            <w:iCs/>
            <w:color w:val="999999"/>
            <w:sz w:val="20"/>
            <w:szCs w:val="20"/>
          </w:rPr>
          <w:t xml:space="preserve"> 7 Installation Complete</w:t>
        </w:r>
      </w:ins>
    </w:p>
    <w:p w:rsidR="009956AA" w:rsidRPr="009956AA" w:rsidRDefault="009956AA" w:rsidP="009956AA">
      <w:pPr>
        <w:spacing w:after="0" w:line="384" w:lineRule="atLeast"/>
        <w:textAlignment w:val="baseline"/>
        <w:rPr>
          <w:ins w:id="113" w:author="Unknown"/>
          <w:rFonts w:ascii="inherit" w:eastAsia="Times New Roman" w:hAnsi="inherit" w:cs="Times New Roman"/>
          <w:color w:val="272727"/>
          <w:sz w:val="27"/>
          <w:szCs w:val="27"/>
        </w:rPr>
      </w:pPr>
      <w:ins w:id="114" w:author="Unknown">
        <w:r w:rsidRPr="009956AA">
          <w:rPr>
            <w:rFonts w:ascii="inherit" w:eastAsia="Times New Roman" w:hAnsi="inherit" w:cs="Times New Roman"/>
            <w:color w:val="333333"/>
            <w:sz w:val="27"/>
            <w:szCs w:val="27"/>
            <w:bdr w:val="none" w:sz="0" w:space="0" w:color="auto" w:frame="1"/>
          </w:rPr>
          <w:t>Congratulation!</w:t>
        </w:r>
        <w:r w:rsidRPr="009956AA">
          <w:rPr>
            <w:rFonts w:ascii="inherit" w:eastAsia="Times New Roman" w:hAnsi="inherit" w:cs="Times New Roman"/>
            <w:color w:val="272727"/>
            <w:sz w:val="27"/>
            <w:szCs w:val="27"/>
          </w:rPr>
          <w:t> You have now installed last version of </w:t>
        </w:r>
        <w:proofErr w:type="spellStart"/>
        <w:r w:rsidRPr="009956AA">
          <w:rPr>
            <w:rFonts w:ascii="inherit" w:eastAsia="Times New Roman" w:hAnsi="inherit" w:cs="Times New Roman"/>
            <w:color w:val="333333"/>
            <w:sz w:val="27"/>
            <w:szCs w:val="27"/>
            <w:bdr w:val="none" w:sz="0" w:space="0" w:color="auto" w:frame="1"/>
          </w:rPr>
          <w:t>CentOS</w:t>
        </w:r>
        <w:proofErr w:type="spellEnd"/>
        <w:r w:rsidRPr="009956AA">
          <w:rPr>
            <w:rFonts w:ascii="inherit" w:eastAsia="Times New Roman" w:hAnsi="inherit" w:cs="Times New Roman"/>
            <w:color w:val="272727"/>
            <w:sz w:val="27"/>
            <w:szCs w:val="27"/>
          </w:rPr>
          <w:t> on your bare new machine</w:t>
        </w:r>
        <w:bookmarkStart w:id="115" w:name="_GoBack"/>
        <w:bookmarkEnd w:id="115"/>
      </w:ins>
    </w:p>
    <w:p w:rsidR="001A181C" w:rsidRDefault="001A181C"/>
    <w:sectPr w:rsidR="001A18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32347F"/>
    <w:multiLevelType w:val="multilevel"/>
    <w:tmpl w:val="4B325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73222580"/>
    <w:multiLevelType w:val="multilevel"/>
    <w:tmpl w:val="B9C42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56AA"/>
    <w:rsid w:val="001A181C"/>
    <w:rsid w:val="009956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9956A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956AA"/>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956A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956AA"/>
    <w:rPr>
      <w:b/>
      <w:bCs/>
    </w:rPr>
  </w:style>
  <w:style w:type="character" w:styleId="Hyperlink">
    <w:name w:val="Hyperlink"/>
    <w:basedOn w:val="DefaultParagraphFont"/>
    <w:uiPriority w:val="99"/>
    <w:semiHidden/>
    <w:unhideWhenUsed/>
    <w:rsid w:val="009956AA"/>
    <w:rPr>
      <w:color w:val="0000FF"/>
      <w:u w:val="single"/>
    </w:rPr>
  </w:style>
  <w:style w:type="paragraph" w:customStyle="1" w:styleId="wp-caption-text">
    <w:name w:val="wp-caption-text"/>
    <w:basedOn w:val="Normal"/>
    <w:rsid w:val="009956A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956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56A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9956A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956AA"/>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956A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956AA"/>
    <w:rPr>
      <w:b/>
      <w:bCs/>
    </w:rPr>
  </w:style>
  <w:style w:type="character" w:styleId="Hyperlink">
    <w:name w:val="Hyperlink"/>
    <w:basedOn w:val="DefaultParagraphFont"/>
    <w:uiPriority w:val="99"/>
    <w:semiHidden/>
    <w:unhideWhenUsed/>
    <w:rsid w:val="009956AA"/>
    <w:rPr>
      <w:color w:val="0000FF"/>
      <w:u w:val="single"/>
    </w:rPr>
  </w:style>
  <w:style w:type="paragraph" w:customStyle="1" w:styleId="wp-caption-text">
    <w:name w:val="wp-caption-text"/>
    <w:basedOn w:val="Normal"/>
    <w:rsid w:val="009956A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956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56A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5971279">
      <w:bodyDiv w:val="1"/>
      <w:marLeft w:val="0"/>
      <w:marRight w:val="0"/>
      <w:marTop w:val="0"/>
      <w:marBottom w:val="0"/>
      <w:divBdr>
        <w:top w:val="none" w:sz="0" w:space="0" w:color="auto"/>
        <w:left w:val="none" w:sz="0" w:space="0" w:color="auto"/>
        <w:bottom w:val="none" w:sz="0" w:space="0" w:color="auto"/>
        <w:right w:val="none" w:sz="0" w:space="0" w:color="auto"/>
      </w:divBdr>
      <w:divsChild>
        <w:div w:id="1519855905">
          <w:marLeft w:val="0"/>
          <w:marRight w:val="0"/>
          <w:marTop w:val="0"/>
          <w:marBottom w:val="0"/>
          <w:divBdr>
            <w:top w:val="none" w:sz="0" w:space="0" w:color="auto"/>
            <w:left w:val="none" w:sz="0" w:space="0" w:color="auto"/>
            <w:bottom w:val="none" w:sz="0" w:space="0" w:color="auto"/>
            <w:right w:val="none" w:sz="0" w:space="0" w:color="auto"/>
          </w:divBdr>
          <w:divsChild>
            <w:div w:id="948198479">
              <w:marLeft w:val="0"/>
              <w:marRight w:val="0"/>
              <w:marTop w:val="0"/>
              <w:marBottom w:val="0"/>
              <w:divBdr>
                <w:top w:val="none" w:sz="0" w:space="0" w:color="auto"/>
                <w:left w:val="none" w:sz="0" w:space="0" w:color="auto"/>
                <w:bottom w:val="none" w:sz="0" w:space="0" w:color="auto"/>
                <w:right w:val="none" w:sz="0" w:space="0" w:color="auto"/>
              </w:divBdr>
              <w:divsChild>
                <w:div w:id="766119997">
                  <w:marLeft w:val="0"/>
                  <w:marRight w:val="0"/>
                  <w:marTop w:val="0"/>
                  <w:marBottom w:val="0"/>
                  <w:divBdr>
                    <w:top w:val="none" w:sz="0" w:space="0" w:color="auto"/>
                    <w:left w:val="none" w:sz="0" w:space="0" w:color="auto"/>
                    <w:bottom w:val="none" w:sz="0" w:space="0" w:color="auto"/>
                    <w:right w:val="none" w:sz="0" w:space="0" w:color="auto"/>
                  </w:divBdr>
                  <w:divsChild>
                    <w:div w:id="785586977">
                      <w:marLeft w:val="0"/>
                      <w:marRight w:val="0"/>
                      <w:marTop w:val="0"/>
                      <w:marBottom w:val="210"/>
                      <w:divBdr>
                        <w:top w:val="none" w:sz="0" w:space="0" w:color="auto"/>
                        <w:left w:val="none" w:sz="0" w:space="0" w:color="auto"/>
                        <w:bottom w:val="none" w:sz="0" w:space="0" w:color="auto"/>
                        <w:right w:val="none" w:sz="0" w:space="0" w:color="auto"/>
                      </w:divBdr>
                    </w:div>
                    <w:div w:id="1548689247">
                      <w:marLeft w:val="0"/>
                      <w:marRight w:val="0"/>
                      <w:marTop w:val="0"/>
                      <w:marBottom w:val="210"/>
                      <w:divBdr>
                        <w:top w:val="none" w:sz="0" w:space="0" w:color="auto"/>
                        <w:left w:val="none" w:sz="0" w:space="0" w:color="auto"/>
                        <w:bottom w:val="none" w:sz="0" w:space="0" w:color="auto"/>
                        <w:right w:val="none" w:sz="0" w:space="0" w:color="auto"/>
                      </w:divBdr>
                    </w:div>
                    <w:div w:id="569079599">
                      <w:marLeft w:val="0"/>
                      <w:marRight w:val="0"/>
                      <w:marTop w:val="0"/>
                      <w:marBottom w:val="210"/>
                      <w:divBdr>
                        <w:top w:val="none" w:sz="0" w:space="0" w:color="auto"/>
                        <w:left w:val="none" w:sz="0" w:space="0" w:color="auto"/>
                        <w:bottom w:val="none" w:sz="0" w:space="0" w:color="auto"/>
                        <w:right w:val="none" w:sz="0" w:space="0" w:color="auto"/>
                      </w:divBdr>
                    </w:div>
                    <w:div w:id="1725829650">
                      <w:marLeft w:val="0"/>
                      <w:marRight w:val="0"/>
                      <w:marTop w:val="0"/>
                      <w:marBottom w:val="210"/>
                      <w:divBdr>
                        <w:top w:val="none" w:sz="0" w:space="0" w:color="auto"/>
                        <w:left w:val="none" w:sz="0" w:space="0" w:color="auto"/>
                        <w:bottom w:val="none" w:sz="0" w:space="0" w:color="auto"/>
                        <w:right w:val="none" w:sz="0" w:space="0" w:color="auto"/>
                      </w:divBdr>
                    </w:div>
                    <w:div w:id="1398014288">
                      <w:marLeft w:val="0"/>
                      <w:marRight w:val="0"/>
                      <w:marTop w:val="0"/>
                      <w:marBottom w:val="210"/>
                      <w:divBdr>
                        <w:top w:val="none" w:sz="0" w:space="0" w:color="auto"/>
                        <w:left w:val="none" w:sz="0" w:space="0" w:color="auto"/>
                        <w:bottom w:val="none" w:sz="0" w:space="0" w:color="auto"/>
                        <w:right w:val="none" w:sz="0" w:space="0" w:color="auto"/>
                      </w:divBdr>
                    </w:div>
                    <w:div w:id="1620841090">
                      <w:marLeft w:val="0"/>
                      <w:marRight w:val="0"/>
                      <w:marTop w:val="0"/>
                      <w:marBottom w:val="210"/>
                      <w:divBdr>
                        <w:top w:val="none" w:sz="0" w:space="0" w:color="auto"/>
                        <w:left w:val="none" w:sz="0" w:space="0" w:color="auto"/>
                        <w:bottom w:val="none" w:sz="0" w:space="0" w:color="auto"/>
                        <w:right w:val="none" w:sz="0" w:space="0" w:color="auto"/>
                      </w:divBdr>
                    </w:div>
                    <w:div w:id="73357357">
                      <w:marLeft w:val="0"/>
                      <w:marRight w:val="0"/>
                      <w:marTop w:val="0"/>
                      <w:marBottom w:val="210"/>
                      <w:divBdr>
                        <w:top w:val="none" w:sz="0" w:space="0" w:color="auto"/>
                        <w:left w:val="none" w:sz="0" w:space="0" w:color="auto"/>
                        <w:bottom w:val="none" w:sz="0" w:space="0" w:color="auto"/>
                        <w:right w:val="none" w:sz="0" w:space="0" w:color="auto"/>
                      </w:divBdr>
                    </w:div>
                    <w:div w:id="1723360199">
                      <w:marLeft w:val="0"/>
                      <w:marRight w:val="0"/>
                      <w:marTop w:val="0"/>
                      <w:marBottom w:val="210"/>
                      <w:divBdr>
                        <w:top w:val="none" w:sz="0" w:space="0" w:color="auto"/>
                        <w:left w:val="none" w:sz="0" w:space="0" w:color="auto"/>
                        <w:bottom w:val="none" w:sz="0" w:space="0" w:color="auto"/>
                        <w:right w:val="none" w:sz="0" w:space="0" w:color="auto"/>
                      </w:divBdr>
                    </w:div>
                    <w:div w:id="1738821729">
                      <w:marLeft w:val="0"/>
                      <w:marRight w:val="0"/>
                      <w:marTop w:val="0"/>
                      <w:marBottom w:val="210"/>
                      <w:divBdr>
                        <w:top w:val="none" w:sz="0" w:space="0" w:color="auto"/>
                        <w:left w:val="none" w:sz="0" w:space="0" w:color="auto"/>
                        <w:bottom w:val="none" w:sz="0" w:space="0" w:color="auto"/>
                        <w:right w:val="none" w:sz="0" w:space="0" w:color="auto"/>
                      </w:divBdr>
                    </w:div>
                    <w:div w:id="819007621">
                      <w:marLeft w:val="0"/>
                      <w:marRight w:val="0"/>
                      <w:marTop w:val="0"/>
                      <w:marBottom w:val="210"/>
                      <w:divBdr>
                        <w:top w:val="none" w:sz="0" w:space="0" w:color="auto"/>
                        <w:left w:val="none" w:sz="0" w:space="0" w:color="auto"/>
                        <w:bottom w:val="none" w:sz="0" w:space="0" w:color="auto"/>
                        <w:right w:val="none" w:sz="0" w:space="0" w:color="auto"/>
                      </w:divBdr>
                    </w:div>
                    <w:div w:id="1469546381">
                      <w:marLeft w:val="0"/>
                      <w:marRight w:val="0"/>
                      <w:marTop w:val="0"/>
                      <w:marBottom w:val="210"/>
                      <w:divBdr>
                        <w:top w:val="none" w:sz="0" w:space="0" w:color="auto"/>
                        <w:left w:val="none" w:sz="0" w:space="0" w:color="auto"/>
                        <w:bottom w:val="none" w:sz="0" w:space="0" w:color="auto"/>
                        <w:right w:val="none" w:sz="0" w:space="0" w:color="auto"/>
                      </w:divBdr>
                    </w:div>
                    <w:div w:id="1670519776">
                      <w:marLeft w:val="0"/>
                      <w:marRight w:val="0"/>
                      <w:marTop w:val="0"/>
                      <w:marBottom w:val="210"/>
                      <w:divBdr>
                        <w:top w:val="none" w:sz="0" w:space="0" w:color="auto"/>
                        <w:left w:val="none" w:sz="0" w:space="0" w:color="auto"/>
                        <w:bottom w:val="none" w:sz="0" w:space="0" w:color="auto"/>
                        <w:right w:val="none" w:sz="0" w:space="0" w:color="auto"/>
                      </w:divBdr>
                    </w:div>
                    <w:div w:id="2027755705">
                      <w:marLeft w:val="0"/>
                      <w:marRight w:val="0"/>
                      <w:marTop w:val="0"/>
                      <w:marBottom w:val="210"/>
                      <w:divBdr>
                        <w:top w:val="none" w:sz="0" w:space="0" w:color="auto"/>
                        <w:left w:val="none" w:sz="0" w:space="0" w:color="auto"/>
                        <w:bottom w:val="none" w:sz="0" w:space="0" w:color="auto"/>
                        <w:right w:val="none" w:sz="0" w:space="0" w:color="auto"/>
                      </w:divBdr>
                    </w:div>
                    <w:div w:id="2049992166">
                      <w:marLeft w:val="0"/>
                      <w:marRight w:val="0"/>
                      <w:marTop w:val="0"/>
                      <w:marBottom w:val="210"/>
                      <w:divBdr>
                        <w:top w:val="none" w:sz="0" w:space="0" w:color="auto"/>
                        <w:left w:val="none" w:sz="0" w:space="0" w:color="auto"/>
                        <w:bottom w:val="none" w:sz="0" w:space="0" w:color="auto"/>
                        <w:right w:val="none" w:sz="0" w:space="0" w:color="auto"/>
                      </w:divBdr>
                    </w:div>
                    <w:div w:id="1002509416">
                      <w:marLeft w:val="0"/>
                      <w:marRight w:val="0"/>
                      <w:marTop w:val="0"/>
                      <w:marBottom w:val="210"/>
                      <w:divBdr>
                        <w:top w:val="none" w:sz="0" w:space="0" w:color="auto"/>
                        <w:left w:val="none" w:sz="0" w:space="0" w:color="auto"/>
                        <w:bottom w:val="none" w:sz="0" w:space="0" w:color="auto"/>
                        <w:right w:val="none" w:sz="0" w:space="0" w:color="auto"/>
                      </w:divBdr>
                    </w:div>
                    <w:div w:id="1470591545">
                      <w:marLeft w:val="0"/>
                      <w:marRight w:val="0"/>
                      <w:marTop w:val="0"/>
                      <w:marBottom w:val="210"/>
                      <w:divBdr>
                        <w:top w:val="none" w:sz="0" w:space="0" w:color="auto"/>
                        <w:left w:val="none" w:sz="0" w:space="0" w:color="auto"/>
                        <w:bottom w:val="none" w:sz="0" w:space="0" w:color="auto"/>
                        <w:right w:val="none" w:sz="0" w:space="0" w:color="auto"/>
                      </w:divBdr>
                    </w:div>
                    <w:div w:id="676687925">
                      <w:marLeft w:val="0"/>
                      <w:marRight w:val="0"/>
                      <w:marTop w:val="0"/>
                      <w:marBottom w:val="210"/>
                      <w:divBdr>
                        <w:top w:val="none" w:sz="0" w:space="0" w:color="auto"/>
                        <w:left w:val="none" w:sz="0" w:space="0" w:color="auto"/>
                        <w:bottom w:val="none" w:sz="0" w:space="0" w:color="auto"/>
                        <w:right w:val="none" w:sz="0" w:space="0" w:color="auto"/>
                      </w:divBdr>
                    </w:div>
                    <w:div w:id="1426338655">
                      <w:marLeft w:val="0"/>
                      <w:marRight w:val="0"/>
                      <w:marTop w:val="0"/>
                      <w:marBottom w:val="210"/>
                      <w:divBdr>
                        <w:top w:val="none" w:sz="0" w:space="0" w:color="auto"/>
                        <w:left w:val="none" w:sz="0" w:space="0" w:color="auto"/>
                        <w:bottom w:val="none" w:sz="0" w:space="0" w:color="auto"/>
                        <w:right w:val="none" w:sz="0" w:space="0" w:color="auto"/>
                      </w:divBdr>
                    </w:div>
                    <w:div w:id="1424493832">
                      <w:marLeft w:val="0"/>
                      <w:marRight w:val="0"/>
                      <w:marTop w:val="0"/>
                      <w:marBottom w:val="210"/>
                      <w:divBdr>
                        <w:top w:val="none" w:sz="0" w:space="0" w:color="auto"/>
                        <w:left w:val="none" w:sz="0" w:space="0" w:color="auto"/>
                        <w:bottom w:val="none" w:sz="0" w:space="0" w:color="auto"/>
                        <w:right w:val="none" w:sz="0" w:space="0" w:color="auto"/>
                      </w:divBdr>
                    </w:div>
                    <w:div w:id="131020723">
                      <w:marLeft w:val="0"/>
                      <w:marRight w:val="0"/>
                      <w:marTop w:val="0"/>
                      <w:marBottom w:val="210"/>
                      <w:divBdr>
                        <w:top w:val="none" w:sz="0" w:space="0" w:color="auto"/>
                        <w:left w:val="none" w:sz="0" w:space="0" w:color="auto"/>
                        <w:bottom w:val="none" w:sz="0" w:space="0" w:color="auto"/>
                        <w:right w:val="none" w:sz="0" w:space="0" w:color="auto"/>
                      </w:divBdr>
                    </w:div>
                    <w:div w:id="1866359379">
                      <w:marLeft w:val="0"/>
                      <w:marRight w:val="0"/>
                      <w:marTop w:val="0"/>
                      <w:marBottom w:val="210"/>
                      <w:divBdr>
                        <w:top w:val="none" w:sz="0" w:space="0" w:color="auto"/>
                        <w:left w:val="none" w:sz="0" w:space="0" w:color="auto"/>
                        <w:bottom w:val="none" w:sz="0" w:space="0" w:color="auto"/>
                        <w:right w:val="none" w:sz="0" w:space="0" w:color="auto"/>
                      </w:divBdr>
                    </w:div>
                    <w:div w:id="777873330">
                      <w:marLeft w:val="0"/>
                      <w:marRight w:val="0"/>
                      <w:marTop w:val="0"/>
                      <w:marBottom w:val="210"/>
                      <w:divBdr>
                        <w:top w:val="none" w:sz="0" w:space="0" w:color="auto"/>
                        <w:left w:val="none" w:sz="0" w:space="0" w:color="auto"/>
                        <w:bottom w:val="none" w:sz="0" w:space="0" w:color="auto"/>
                        <w:right w:val="none" w:sz="0" w:space="0" w:color="auto"/>
                      </w:divBdr>
                    </w:div>
                    <w:div w:id="950934051">
                      <w:marLeft w:val="0"/>
                      <w:marRight w:val="0"/>
                      <w:marTop w:val="0"/>
                      <w:marBottom w:val="210"/>
                      <w:divBdr>
                        <w:top w:val="none" w:sz="0" w:space="0" w:color="auto"/>
                        <w:left w:val="none" w:sz="0" w:space="0" w:color="auto"/>
                        <w:bottom w:val="none" w:sz="0" w:space="0" w:color="auto"/>
                        <w:right w:val="none" w:sz="0" w:space="0" w:color="auto"/>
                      </w:divBdr>
                    </w:div>
                    <w:div w:id="1029061466">
                      <w:marLeft w:val="0"/>
                      <w:marRight w:val="0"/>
                      <w:marTop w:val="0"/>
                      <w:marBottom w:val="210"/>
                      <w:divBdr>
                        <w:top w:val="none" w:sz="0" w:space="0" w:color="auto"/>
                        <w:left w:val="none" w:sz="0" w:space="0" w:color="auto"/>
                        <w:bottom w:val="none" w:sz="0" w:space="0" w:color="auto"/>
                        <w:right w:val="none" w:sz="0" w:space="0" w:color="auto"/>
                      </w:divBdr>
                    </w:div>
                    <w:div w:id="2123575338">
                      <w:marLeft w:val="0"/>
                      <w:marRight w:val="0"/>
                      <w:marTop w:val="0"/>
                      <w:marBottom w:val="210"/>
                      <w:divBdr>
                        <w:top w:val="none" w:sz="0" w:space="0" w:color="auto"/>
                        <w:left w:val="none" w:sz="0" w:space="0" w:color="auto"/>
                        <w:bottom w:val="none" w:sz="0" w:space="0" w:color="auto"/>
                        <w:right w:val="none" w:sz="0" w:space="0" w:color="auto"/>
                      </w:divBdr>
                    </w:div>
                    <w:div w:id="1556546691">
                      <w:marLeft w:val="0"/>
                      <w:marRight w:val="0"/>
                      <w:marTop w:val="0"/>
                      <w:marBottom w:val="210"/>
                      <w:divBdr>
                        <w:top w:val="none" w:sz="0" w:space="0" w:color="auto"/>
                        <w:left w:val="none" w:sz="0" w:space="0" w:color="auto"/>
                        <w:bottom w:val="none" w:sz="0" w:space="0" w:color="auto"/>
                        <w:right w:val="none" w:sz="0" w:space="0" w:color="auto"/>
                      </w:divBdr>
                    </w:div>
                  </w:divsChild>
                </w:div>
                <w:div w:id="1962953808">
                  <w:marLeft w:val="0"/>
                  <w:marRight w:val="-1500"/>
                  <w:marTop w:val="0"/>
                  <w:marBottom w:val="0"/>
                  <w:divBdr>
                    <w:top w:val="none" w:sz="0" w:space="0" w:color="auto"/>
                    <w:left w:val="none" w:sz="0" w:space="0" w:color="auto"/>
                    <w:bottom w:val="none" w:sz="0" w:space="0" w:color="auto"/>
                    <w:right w:val="none" w:sz="0" w:space="0" w:color="auto"/>
                  </w:divBdr>
                  <w:divsChild>
                    <w:div w:id="1274675877">
                      <w:marLeft w:val="0"/>
                      <w:marRight w:val="0"/>
                      <w:marTop w:val="0"/>
                      <w:marBottom w:val="0"/>
                      <w:divBdr>
                        <w:top w:val="none" w:sz="0" w:space="0" w:color="auto"/>
                        <w:left w:val="none" w:sz="0" w:space="0" w:color="auto"/>
                        <w:bottom w:val="none" w:sz="0" w:space="0" w:color="auto"/>
                        <w:right w:val="none" w:sz="0" w:space="0" w:color="auto"/>
                      </w:divBdr>
                    </w:div>
                    <w:div w:id="283198338">
                      <w:marLeft w:val="0"/>
                      <w:marRight w:val="0"/>
                      <w:marTop w:val="0"/>
                      <w:marBottom w:val="0"/>
                      <w:divBdr>
                        <w:top w:val="none" w:sz="0" w:space="0" w:color="auto"/>
                        <w:left w:val="none" w:sz="0" w:space="0" w:color="auto"/>
                        <w:bottom w:val="none" w:sz="0" w:space="0" w:color="auto"/>
                        <w:right w:val="none" w:sz="0" w:space="0" w:color="auto"/>
                      </w:divBdr>
                    </w:div>
                    <w:div w:id="947391176">
                      <w:marLeft w:val="0"/>
                      <w:marRight w:val="0"/>
                      <w:marTop w:val="0"/>
                      <w:marBottom w:val="0"/>
                      <w:divBdr>
                        <w:top w:val="none" w:sz="0" w:space="0" w:color="auto"/>
                        <w:left w:val="none" w:sz="0" w:space="0" w:color="auto"/>
                        <w:bottom w:val="none" w:sz="0" w:space="0" w:color="auto"/>
                        <w:right w:val="none" w:sz="0" w:space="0" w:color="auto"/>
                      </w:divBdr>
                    </w:div>
                    <w:div w:id="1154488292">
                      <w:marLeft w:val="0"/>
                      <w:marRight w:val="0"/>
                      <w:marTop w:val="0"/>
                      <w:marBottom w:val="0"/>
                      <w:divBdr>
                        <w:top w:val="none" w:sz="0" w:space="0" w:color="auto"/>
                        <w:left w:val="none" w:sz="0" w:space="0" w:color="auto"/>
                        <w:bottom w:val="none" w:sz="0" w:space="0" w:color="auto"/>
                        <w:right w:val="none" w:sz="0" w:space="0" w:color="auto"/>
                      </w:divBdr>
                    </w:div>
                    <w:div w:id="6221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437023">
          <w:marLeft w:val="0"/>
          <w:marRight w:val="0"/>
          <w:marTop w:val="450"/>
          <w:marBottom w:val="450"/>
          <w:divBdr>
            <w:top w:val="dashed" w:sz="36" w:space="19" w:color="538756"/>
            <w:left w:val="dashed" w:sz="36" w:space="19" w:color="538756"/>
            <w:bottom w:val="dashed" w:sz="36" w:space="19" w:color="538756"/>
            <w:right w:val="dashed" w:sz="36" w:space="19" w:color="538756"/>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tecmint.com/wp-content/uploads/2014/07/CentOS-7-Installation-07.png" TargetMode="External"/><Relationship Id="rId26" Type="http://schemas.openxmlformats.org/officeDocument/2006/relationships/hyperlink" Target="https://www.tecmint.com/wp-content/uploads/2014/07/CentOS-7-Installation-11.png" TargetMode="External"/><Relationship Id="rId39" Type="http://schemas.openxmlformats.org/officeDocument/2006/relationships/image" Target="media/image17.png"/><Relationship Id="rId21" Type="http://schemas.openxmlformats.org/officeDocument/2006/relationships/image" Target="media/image8.png"/><Relationship Id="rId34" Type="http://schemas.openxmlformats.org/officeDocument/2006/relationships/hyperlink" Target="https://www.tecmint.com/wp-content/uploads/2014/07/CentOS-7-Installation-15.png" TargetMode="External"/><Relationship Id="rId42" Type="http://schemas.openxmlformats.org/officeDocument/2006/relationships/hyperlink" Target="https://www.tecmint.com/wp-content/uploads/2014/07/CentOS-7-Installation-19.png" TargetMode="External"/><Relationship Id="rId47" Type="http://schemas.openxmlformats.org/officeDocument/2006/relationships/image" Target="media/image21.png"/><Relationship Id="rId50" Type="http://schemas.openxmlformats.org/officeDocument/2006/relationships/hyperlink" Target="https://www.tecmint.com/wp-content/uploads/2014/07/CentOS-7-Installation-23.png" TargetMode="External"/><Relationship Id="rId55" Type="http://schemas.openxmlformats.org/officeDocument/2006/relationships/image" Target="media/image2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tecmint.com/wp-content/uploads/2014/07/CentOS-7-Installation-06.png" TargetMode="External"/><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hyperlink" Target="https://www.tecmint.com/wp-content/uploads/2014/07/CentOS-7-Installation-10.png" TargetMode="External"/><Relationship Id="rId32" Type="http://schemas.openxmlformats.org/officeDocument/2006/relationships/hyperlink" Target="https://www.tecmint.com/wp-content/uploads/2014/07/CentOS-7-Installation-14.png" TargetMode="External"/><Relationship Id="rId37" Type="http://schemas.openxmlformats.org/officeDocument/2006/relationships/image" Target="media/image16.png"/><Relationship Id="rId40" Type="http://schemas.openxmlformats.org/officeDocument/2006/relationships/hyperlink" Target="https://www.tecmint.com/wp-content/uploads/2014/07/CentOS-7-Installation-18.png" TargetMode="External"/><Relationship Id="rId45" Type="http://schemas.openxmlformats.org/officeDocument/2006/relationships/image" Target="media/image20.png"/><Relationship Id="rId53" Type="http://schemas.openxmlformats.org/officeDocument/2006/relationships/image" Target="media/image2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tecmint.com/wp-content/uploads/2014/07/CentOS-7-Installation-05.png" TargetMode="External"/><Relationship Id="rId22" Type="http://schemas.openxmlformats.org/officeDocument/2006/relationships/hyperlink" Target="https://www.tecmint.com/wp-content/uploads/2014/07/CentOS-7-Installation-09.png" TargetMode="External"/><Relationship Id="rId27" Type="http://schemas.openxmlformats.org/officeDocument/2006/relationships/image" Target="media/image11.png"/><Relationship Id="rId30" Type="http://schemas.openxmlformats.org/officeDocument/2006/relationships/hyperlink" Target="https://www.tecmint.com/wp-content/uploads/2014/07/CentOS-7-Installation-13.png" TargetMode="External"/><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hyperlink" Target="https://www.tecmint.com/wp-content/uploads/2014/07/CentOS-7-Installation-22.png" TargetMode="External"/><Relationship Id="rId56" Type="http://schemas.openxmlformats.org/officeDocument/2006/relationships/hyperlink" Target="https://www.tecmint.com/wp-content/uploads/2014/07/CentOS-7-Installation-26.png" TargetMode="External"/><Relationship Id="rId8" Type="http://schemas.openxmlformats.org/officeDocument/2006/relationships/hyperlink" Target="https://www.tecmint.com/wp-content/uploads/2014/07/CentOS-7-Installation-02.png" TargetMode="External"/><Relationship Id="rId51" Type="http://schemas.openxmlformats.org/officeDocument/2006/relationships/image" Target="media/image23.png"/><Relationship Id="rId3" Type="http://schemas.microsoft.com/office/2007/relationships/stylesWithEffects" Target="stylesWithEffects.xml"/><Relationship Id="rId12" Type="http://schemas.openxmlformats.org/officeDocument/2006/relationships/hyperlink" Target="https://www.tecmint.com/wp-content/uploads/2014/07/CentOS-7-Installation-04.png"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hyperlink" Target="https://www.tecmint.com/wp-content/uploads/2014/07/CentOS-7-Installation-17.png" TargetMode="External"/><Relationship Id="rId46" Type="http://schemas.openxmlformats.org/officeDocument/2006/relationships/hyperlink" Target="https://www.tecmint.com/wp-content/uploads/2014/07/CentOS-7-Installation-21.png" TargetMode="External"/><Relationship Id="rId59" Type="http://schemas.openxmlformats.org/officeDocument/2006/relationships/theme" Target="theme/theme1.xml"/><Relationship Id="rId20" Type="http://schemas.openxmlformats.org/officeDocument/2006/relationships/hyperlink" Target="https://www.tecmint.com/wp-content/uploads/2014/07/CentOS-7-Installation-08.png" TargetMode="External"/><Relationship Id="rId41" Type="http://schemas.openxmlformats.org/officeDocument/2006/relationships/image" Target="media/image18.png"/><Relationship Id="rId54" Type="http://schemas.openxmlformats.org/officeDocument/2006/relationships/hyperlink" Target="https://www.tecmint.com/wp-content/uploads/2014/07/CentOS-7-Installation-25.png" TargetMode="External"/><Relationship Id="rId1" Type="http://schemas.openxmlformats.org/officeDocument/2006/relationships/numbering" Target="numbering.xml"/><Relationship Id="rId6" Type="http://schemas.openxmlformats.org/officeDocument/2006/relationships/hyperlink" Target="https://www.tecmint.com/wp-content/uploads/2014/07/CentOS-7-Installation-01.png" TargetMode="Externa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s://www.tecmint.com/wp-content/uploads/2014/07/CentOS-7-Installation-12.png" TargetMode="External"/><Relationship Id="rId36" Type="http://schemas.openxmlformats.org/officeDocument/2006/relationships/hyperlink" Target="https://www.tecmint.com/wp-content/uploads/2014/07/CentOS-7-Installation-16.png" TargetMode="External"/><Relationship Id="rId49" Type="http://schemas.openxmlformats.org/officeDocument/2006/relationships/image" Target="media/image22.png"/><Relationship Id="rId57" Type="http://schemas.openxmlformats.org/officeDocument/2006/relationships/image" Target="media/image26.png"/><Relationship Id="rId10" Type="http://schemas.openxmlformats.org/officeDocument/2006/relationships/hyperlink" Target="https://www.tecmint.com/wp-content/uploads/2014/07/CentOS-7-Installation-03.png" TargetMode="External"/><Relationship Id="rId31" Type="http://schemas.openxmlformats.org/officeDocument/2006/relationships/image" Target="media/image13.png"/><Relationship Id="rId44" Type="http://schemas.openxmlformats.org/officeDocument/2006/relationships/hyperlink" Target="https://www.tecmint.com/wp-content/uploads/2014/07/CentOS-7-Installation-20.png" TargetMode="External"/><Relationship Id="rId52" Type="http://schemas.openxmlformats.org/officeDocument/2006/relationships/hyperlink" Target="https://www.tecmint.com/wp-content/uploads/2014/07/CentOS-7-Installation-24.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26</Pages>
  <Words>874</Words>
  <Characters>4985</Characters>
  <Application>Microsoft Office Word</Application>
  <DocSecurity>0</DocSecurity>
  <Lines>41</Lines>
  <Paragraphs>11</Paragraphs>
  <ScaleCrop>false</ScaleCrop>
  <Company/>
  <LinksUpToDate>false</LinksUpToDate>
  <CharactersWithSpaces>5848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hitesh sharma</dc:creator>
  <cp:lastModifiedBy>hitesh sharma</cp:lastModifiedBy>
  <cp:revision>1</cp:revision>
  <dcterms:created xsi:type="dcterms:W3CDTF">2018-11-25T22:56:00Z</dcterms:created>
  <dcterms:modified xsi:type="dcterms:W3CDTF">2018-11-25T22:58:00Z</dcterms:modified>
</cp:coreProperties>
</file>